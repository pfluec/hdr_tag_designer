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332D" w14:textId="22433858" w:rsidR="00EF212F" w:rsidRDefault="00494C05" w:rsidP="00EF212F">
      <w:pPr>
        <w:spacing w:line="48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S1 File</w:t>
      </w:r>
    </w:p>
    <w:p w14:paraId="61B37C1C" w14:textId="77777777" w:rsidR="00EB6D3E" w:rsidRDefault="00EB6D3E" w:rsidP="00EF212F">
      <w:pPr>
        <w:spacing w:line="480" w:lineRule="auto"/>
        <w:jc w:val="both"/>
        <w:rPr>
          <w:rFonts w:ascii="Arial" w:hAnsi="Arial" w:cs="Arial"/>
          <w:b/>
          <w:lang w:val="en-US"/>
        </w:rPr>
      </w:pPr>
    </w:p>
    <w:p w14:paraId="3CCB0FD0" w14:textId="71E291D1" w:rsidR="003B2A1B" w:rsidRPr="003B2A1B" w:rsidRDefault="003B2A1B" w:rsidP="00EF212F">
      <w:pPr>
        <w:spacing w:line="480" w:lineRule="auto"/>
        <w:jc w:val="both"/>
        <w:rPr>
          <w:rFonts w:ascii="Arial" w:hAnsi="Arial" w:cs="Arial"/>
          <w:b/>
          <w:lang w:val="en-US"/>
        </w:rPr>
      </w:pPr>
      <w:r w:rsidRPr="003B2A1B">
        <w:rPr>
          <w:rFonts w:ascii="Arial" w:hAnsi="Arial" w:cs="Arial"/>
          <w:b/>
          <w:lang w:val="en-US"/>
        </w:rPr>
        <w:t xml:space="preserve">Design considerations and cloning protocol for </w:t>
      </w:r>
      <w:r w:rsidR="00EB6D3E">
        <w:rPr>
          <w:rFonts w:ascii="Arial" w:hAnsi="Arial" w:cs="Arial"/>
          <w:b/>
          <w:lang w:val="en-US"/>
        </w:rPr>
        <w:t xml:space="preserve">the </w:t>
      </w:r>
      <w:r w:rsidR="00EB6D3E" w:rsidRPr="003B2A1B">
        <w:rPr>
          <w:rFonts w:ascii="Arial" w:hAnsi="Arial" w:cs="Arial"/>
          <w:b/>
          <w:lang w:val="en-US"/>
        </w:rPr>
        <w:t>one-step targeting vector assembly</w:t>
      </w:r>
      <w:r w:rsidR="00EB6D3E">
        <w:rPr>
          <w:rFonts w:ascii="Arial" w:hAnsi="Arial" w:cs="Arial"/>
          <w:b/>
          <w:lang w:val="en-US"/>
        </w:rPr>
        <w:t xml:space="preserve"> to obtain</w:t>
      </w:r>
      <w:r w:rsidR="00EB6D3E" w:rsidRPr="003B2A1B">
        <w:rPr>
          <w:rFonts w:ascii="Arial" w:hAnsi="Arial" w:cs="Arial"/>
          <w:b/>
          <w:lang w:val="en-US"/>
        </w:rPr>
        <w:t xml:space="preserve"> </w:t>
      </w:r>
      <w:r w:rsidRPr="003B2A1B">
        <w:rPr>
          <w:rFonts w:ascii="Arial" w:hAnsi="Arial" w:cs="Arial"/>
          <w:b/>
          <w:lang w:val="en-US"/>
        </w:rPr>
        <w:t xml:space="preserve">fluorescent gene tagging </w:t>
      </w:r>
      <w:r w:rsidR="00BD0C1C">
        <w:rPr>
          <w:rFonts w:ascii="Arial" w:hAnsi="Arial" w:cs="Arial"/>
          <w:b/>
          <w:lang w:val="en-US"/>
        </w:rPr>
        <w:t xml:space="preserve">using in-trans paired nicking or cleavage </w:t>
      </w:r>
      <w:r w:rsidRPr="003B2A1B">
        <w:rPr>
          <w:rFonts w:ascii="Arial" w:hAnsi="Arial" w:cs="Arial"/>
          <w:b/>
          <w:lang w:val="en-US"/>
        </w:rPr>
        <w:t>(</w:t>
      </w:r>
      <w:proofErr w:type="spellStart"/>
      <w:r w:rsidRPr="003B2A1B">
        <w:rPr>
          <w:rFonts w:ascii="Arial" w:hAnsi="Arial" w:cs="Arial"/>
          <w:b/>
          <w:lang w:val="en-US"/>
        </w:rPr>
        <w:t>Bollen</w:t>
      </w:r>
      <w:proofErr w:type="spellEnd"/>
      <w:r w:rsidRPr="003B2A1B">
        <w:rPr>
          <w:rFonts w:ascii="Arial" w:hAnsi="Arial" w:cs="Arial"/>
          <w:b/>
          <w:lang w:val="en-US"/>
        </w:rPr>
        <w:t xml:space="preserve"> </w:t>
      </w:r>
      <w:r w:rsidR="00494C05">
        <w:rPr>
          <w:rFonts w:ascii="Arial" w:hAnsi="Arial" w:cs="Arial"/>
          <w:b/>
          <w:lang w:val="en-US"/>
        </w:rPr>
        <w:t xml:space="preserve">&amp; Hageman </w:t>
      </w:r>
      <w:r w:rsidRPr="003B2A1B">
        <w:rPr>
          <w:rFonts w:ascii="Arial" w:hAnsi="Arial" w:cs="Arial"/>
          <w:b/>
          <w:lang w:val="en-US"/>
        </w:rPr>
        <w:t>et al.</w:t>
      </w:r>
      <w:r w:rsidR="00494C05">
        <w:rPr>
          <w:rFonts w:ascii="Arial" w:hAnsi="Arial" w:cs="Arial"/>
          <w:b/>
          <w:lang w:val="en-US"/>
        </w:rPr>
        <w:t xml:space="preserve">, </w:t>
      </w:r>
      <w:r w:rsidRPr="003B2A1B">
        <w:rPr>
          <w:rFonts w:ascii="Arial" w:hAnsi="Arial" w:cs="Arial"/>
          <w:b/>
          <w:lang w:val="en-US"/>
        </w:rPr>
        <w:t xml:space="preserve">PLOS </w:t>
      </w:r>
      <w:r w:rsidR="00D26B91">
        <w:rPr>
          <w:rFonts w:ascii="Arial" w:hAnsi="Arial" w:cs="Arial"/>
          <w:b/>
          <w:lang w:val="en-US"/>
        </w:rPr>
        <w:t>Biology</w:t>
      </w:r>
      <w:r w:rsidRPr="003B2A1B">
        <w:rPr>
          <w:rFonts w:ascii="Arial" w:hAnsi="Arial" w:cs="Arial"/>
          <w:b/>
          <w:lang w:val="en-US"/>
        </w:rPr>
        <w:t>).</w:t>
      </w:r>
    </w:p>
    <w:p w14:paraId="6A4EFDFC" w14:textId="50413870" w:rsidR="003B2A1B" w:rsidRDefault="003B2A1B" w:rsidP="00EF212F">
      <w:pPr>
        <w:spacing w:line="480" w:lineRule="auto"/>
        <w:jc w:val="both"/>
        <w:rPr>
          <w:rFonts w:ascii="Arial" w:hAnsi="Arial" w:cs="Arial"/>
          <w:b/>
          <w:lang w:val="en-US"/>
        </w:rPr>
      </w:pPr>
    </w:p>
    <w:p w14:paraId="7FFDB5B6" w14:textId="6A9CFF9A" w:rsidR="003B2A1B" w:rsidRPr="003B2A1B" w:rsidRDefault="003B2A1B" w:rsidP="003B2A1B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b/>
          <w:lang w:val="en-US"/>
        </w:rPr>
      </w:pPr>
      <w:r w:rsidRPr="003B2A1B">
        <w:rPr>
          <w:rFonts w:ascii="Arial" w:hAnsi="Arial" w:cs="Arial"/>
          <w:b/>
          <w:lang w:val="en-US"/>
        </w:rPr>
        <w:t>Considerations regarding fluorescent gene tagging</w:t>
      </w:r>
    </w:p>
    <w:p w14:paraId="19577CFB" w14:textId="128A7CBD" w:rsidR="003B2A1B" w:rsidRDefault="003B2A1B" w:rsidP="003B2A1B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Before starting the design and cloning of a </w:t>
      </w:r>
      <w:r w:rsidR="00EB6D3E">
        <w:rPr>
          <w:rFonts w:ascii="Arial" w:hAnsi="Arial" w:cs="Arial"/>
          <w:bCs/>
          <w:lang w:val="en-US"/>
        </w:rPr>
        <w:t xml:space="preserve">targeting vector to obtain </w:t>
      </w:r>
      <w:r>
        <w:rPr>
          <w:rFonts w:ascii="Arial" w:hAnsi="Arial" w:cs="Arial"/>
          <w:bCs/>
          <w:lang w:val="en-US"/>
        </w:rPr>
        <w:t>fluorescent</w:t>
      </w:r>
      <w:r w:rsidR="00D25F05">
        <w:rPr>
          <w:rFonts w:ascii="Arial" w:hAnsi="Arial" w:cs="Arial"/>
          <w:bCs/>
          <w:lang w:val="en-US"/>
        </w:rPr>
        <w:t xml:space="preserve"> knock-in</w:t>
      </w:r>
      <w:r w:rsidR="00EB6D3E">
        <w:rPr>
          <w:rFonts w:ascii="Arial" w:hAnsi="Arial" w:cs="Arial"/>
          <w:bCs/>
          <w:lang w:val="en-US"/>
        </w:rPr>
        <w:t>s</w:t>
      </w:r>
      <w:r w:rsidR="00D25F05">
        <w:rPr>
          <w:rFonts w:ascii="Arial" w:hAnsi="Arial" w:cs="Arial"/>
          <w:bCs/>
          <w:lang w:val="en-US"/>
        </w:rPr>
        <w:t xml:space="preserve"> for the purposes of (live) cell imaging of endogenous proteins the researcher should consider the following:</w:t>
      </w:r>
    </w:p>
    <w:p w14:paraId="38723E89" w14:textId="280B02FA" w:rsidR="00D25F05" w:rsidRDefault="00D25F05" w:rsidP="00D25F05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 w:rsidRPr="00335E02">
        <w:rPr>
          <w:rFonts w:ascii="Arial" w:hAnsi="Arial" w:cs="Arial"/>
          <w:bCs/>
          <w:i/>
          <w:iCs/>
          <w:lang w:val="en-US"/>
        </w:rPr>
        <w:t>Is the protein of interest expressed at sufficient levels to support the intended application?</w:t>
      </w:r>
      <w:r>
        <w:rPr>
          <w:rFonts w:ascii="Arial" w:hAnsi="Arial" w:cs="Arial"/>
          <w:bCs/>
          <w:lang w:val="en-US"/>
        </w:rPr>
        <w:t xml:space="preserve"> Endogenous expression levels of proteins are generally at least an order of magnitude lower when compared to exogenous over-expression. This can complicate live cell imaging procedures, since the lower expression levels require more light exposure to </w:t>
      </w:r>
      <w:r w:rsidR="0050661C">
        <w:rPr>
          <w:rFonts w:ascii="Arial" w:hAnsi="Arial" w:cs="Arial"/>
          <w:bCs/>
          <w:lang w:val="en-US"/>
        </w:rPr>
        <w:t>produce</w:t>
      </w:r>
      <w:r>
        <w:rPr>
          <w:rFonts w:ascii="Arial" w:hAnsi="Arial" w:cs="Arial"/>
          <w:bCs/>
          <w:lang w:val="en-US"/>
        </w:rPr>
        <w:t xml:space="preserve"> sufficient signal</w:t>
      </w:r>
      <w:r w:rsidR="00796C34">
        <w:rPr>
          <w:rFonts w:ascii="Arial" w:hAnsi="Arial" w:cs="Arial"/>
          <w:bCs/>
          <w:lang w:val="en-US"/>
        </w:rPr>
        <w:t>,</w:t>
      </w:r>
      <w:r>
        <w:rPr>
          <w:rFonts w:ascii="Arial" w:hAnsi="Arial" w:cs="Arial"/>
          <w:bCs/>
          <w:lang w:val="en-US"/>
        </w:rPr>
        <w:t xml:space="preserve"> which in turn accelerates bleaching and laser toxicity. </w:t>
      </w:r>
      <w:r w:rsidR="00796C34">
        <w:rPr>
          <w:rFonts w:ascii="Arial" w:hAnsi="Arial" w:cs="Arial"/>
          <w:bCs/>
          <w:lang w:val="en-US"/>
        </w:rPr>
        <w:t>In our experience, highly expressed proteins such as H2B1C can be imaged dynamically (4-minute intervals) on confocal systems over a period of at least 72h</w:t>
      </w:r>
      <w:r w:rsidR="00EB6D3E">
        <w:rPr>
          <w:rFonts w:ascii="Arial" w:hAnsi="Arial" w:cs="Arial"/>
          <w:bCs/>
          <w:lang w:val="en-US"/>
        </w:rPr>
        <w:t>.</w:t>
      </w:r>
    </w:p>
    <w:p w14:paraId="7678B35B" w14:textId="42313559" w:rsidR="00C24007" w:rsidRDefault="00796C34" w:rsidP="005906C7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 w:rsidRPr="00335E02">
        <w:rPr>
          <w:rFonts w:ascii="Arial" w:hAnsi="Arial" w:cs="Arial"/>
          <w:bCs/>
          <w:i/>
          <w:iCs/>
          <w:lang w:val="en-US"/>
        </w:rPr>
        <w:t>Which terminus should be targeted for fluorescent</w:t>
      </w:r>
      <w:r w:rsidR="005906C7" w:rsidRPr="00335E02">
        <w:rPr>
          <w:rFonts w:ascii="Arial" w:hAnsi="Arial" w:cs="Arial"/>
          <w:bCs/>
          <w:i/>
          <w:iCs/>
          <w:lang w:val="en-US"/>
        </w:rPr>
        <w:t xml:space="preserve"> gene</w:t>
      </w:r>
      <w:r w:rsidRPr="00335E02">
        <w:rPr>
          <w:rFonts w:ascii="Arial" w:hAnsi="Arial" w:cs="Arial"/>
          <w:bCs/>
          <w:i/>
          <w:iCs/>
          <w:lang w:val="en-US"/>
        </w:rPr>
        <w:t xml:space="preserve"> tagging</w:t>
      </w:r>
      <w:r w:rsidR="005906C7" w:rsidRPr="00335E02">
        <w:rPr>
          <w:rFonts w:ascii="Arial" w:hAnsi="Arial" w:cs="Arial"/>
          <w:bCs/>
          <w:i/>
          <w:iCs/>
          <w:lang w:val="en-US"/>
        </w:rPr>
        <w:t>?</w:t>
      </w:r>
      <w:r w:rsidR="005906C7">
        <w:rPr>
          <w:rFonts w:ascii="Arial" w:hAnsi="Arial" w:cs="Arial"/>
          <w:bCs/>
          <w:lang w:val="en-US"/>
        </w:rPr>
        <w:t xml:space="preserve"> </w:t>
      </w:r>
      <w:r w:rsidR="00C24007">
        <w:rPr>
          <w:rFonts w:ascii="Arial" w:hAnsi="Arial" w:cs="Arial"/>
          <w:bCs/>
          <w:lang w:val="en-US"/>
        </w:rPr>
        <w:t xml:space="preserve">We recommend </w:t>
      </w:r>
      <w:r w:rsidR="00EB6D3E">
        <w:rPr>
          <w:rFonts w:ascii="Arial" w:hAnsi="Arial" w:cs="Arial"/>
          <w:bCs/>
          <w:lang w:val="en-US"/>
        </w:rPr>
        <w:t xml:space="preserve">a pre-study of current literature on </w:t>
      </w:r>
      <w:r w:rsidR="00C24007">
        <w:rPr>
          <w:rFonts w:ascii="Arial" w:hAnsi="Arial" w:cs="Arial"/>
          <w:bCs/>
          <w:lang w:val="en-US"/>
        </w:rPr>
        <w:t xml:space="preserve">the behavior and </w:t>
      </w:r>
      <w:r w:rsidR="00EB6D3E">
        <w:rPr>
          <w:rFonts w:ascii="Arial" w:hAnsi="Arial" w:cs="Arial"/>
          <w:bCs/>
          <w:lang w:val="en-US"/>
        </w:rPr>
        <w:t xml:space="preserve">correct sub-cellular </w:t>
      </w:r>
      <w:r w:rsidR="00C24007">
        <w:rPr>
          <w:rFonts w:ascii="Arial" w:hAnsi="Arial" w:cs="Arial"/>
          <w:bCs/>
          <w:lang w:val="en-US"/>
        </w:rPr>
        <w:t>localization of fluorescently-tagged exogenous over-expression of the protein of interest</w:t>
      </w:r>
      <w:r w:rsidR="00767649">
        <w:rPr>
          <w:rFonts w:ascii="Arial" w:hAnsi="Arial" w:cs="Arial"/>
          <w:bCs/>
          <w:lang w:val="en-US"/>
        </w:rPr>
        <w:t xml:space="preserve">, to infer </w:t>
      </w:r>
      <w:r w:rsidR="00EB6D3E">
        <w:rPr>
          <w:rFonts w:ascii="Arial" w:hAnsi="Arial" w:cs="Arial"/>
          <w:bCs/>
          <w:lang w:val="en-US"/>
        </w:rPr>
        <w:t>whether the protein of interest can be fused without compromising its activity</w:t>
      </w:r>
      <w:r w:rsidR="00C24007">
        <w:rPr>
          <w:rFonts w:ascii="Arial" w:hAnsi="Arial" w:cs="Arial"/>
          <w:bCs/>
          <w:lang w:val="en-US"/>
        </w:rPr>
        <w:t xml:space="preserve">. Often, the </w:t>
      </w:r>
      <w:r w:rsidR="0048245C">
        <w:rPr>
          <w:rFonts w:ascii="Arial" w:hAnsi="Arial" w:cs="Arial"/>
          <w:bCs/>
          <w:lang w:val="en-US"/>
        </w:rPr>
        <w:t xml:space="preserve">least invasive </w:t>
      </w:r>
      <w:r w:rsidR="00C24007">
        <w:rPr>
          <w:rFonts w:ascii="Arial" w:hAnsi="Arial" w:cs="Arial"/>
          <w:bCs/>
          <w:lang w:val="en-US"/>
        </w:rPr>
        <w:t>terminus can be rationally deduced. For example, membrane proteins frequently have a terminus embedded in the membrane or exposed to the cell exterior, which is not suitable for fluorescent tagging.</w:t>
      </w:r>
    </w:p>
    <w:p w14:paraId="59291CFE" w14:textId="19C99A39" w:rsidR="0048245C" w:rsidRDefault="00335E02" w:rsidP="0048245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 w:rsidRPr="00335E02">
        <w:rPr>
          <w:rFonts w:ascii="Arial" w:hAnsi="Arial" w:cs="Arial"/>
          <w:bCs/>
          <w:i/>
          <w:iCs/>
          <w:lang w:val="en-US"/>
        </w:rPr>
        <w:lastRenderedPageBreak/>
        <w:t>How will the cells carrying the fluorescent knock-in be selected for?</w:t>
      </w:r>
      <w:r>
        <w:rPr>
          <w:rFonts w:ascii="Arial" w:hAnsi="Arial" w:cs="Arial"/>
          <w:bCs/>
          <w:lang w:val="en-US"/>
        </w:rPr>
        <w:t xml:space="preserve"> Generally, if a protein of interest is suitable for live cell imaging it will also be sufficiently bright to allow FACS of knock-in cells. There are exceptions. Some cell or organoid lines may not tolerate single cell outgrowth after FACS. Furthermore, the protein of interest may only be expressed in differentiated cells </w:t>
      </w:r>
      <w:r w:rsidR="00FA30B1">
        <w:rPr>
          <w:rFonts w:ascii="Arial" w:hAnsi="Arial" w:cs="Arial"/>
          <w:bCs/>
          <w:lang w:val="en-US"/>
        </w:rPr>
        <w:t>and not in the primary cells initially targeted. In the former case, we advocate using a C-terminal P2A-selection element when possible</w:t>
      </w:r>
      <w:r w:rsidR="0048245C">
        <w:rPr>
          <w:rFonts w:ascii="Arial" w:hAnsi="Arial" w:cs="Arial"/>
          <w:bCs/>
          <w:lang w:val="en-US"/>
        </w:rPr>
        <w:t>, which allows antibiotic enrichment of correctly targeted cells. If a C-terminal knock-in is not compatible or if the protein is expressed only in differentiated cells</w:t>
      </w:r>
      <w:r w:rsidR="00636C77">
        <w:rPr>
          <w:rFonts w:ascii="Arial" w:hAnsi="Arial" w:cs="Arial"/>
          <w:bCs/>
          <w:lang w:val="en-US"/>
        </w:rPr>
        <w:t>, r</w:t>
      </w:r>
      <w:r w:rsidR="0048245C">
        <w:rPr>
          <w:rFonts w:ascii="Arial" w:hAnsi="Arial" w:cs="Arial"/>
          <w:bCs/>
          <w:lang w:val="en-US"/>
        </w:rPr>
        <w:t>esorting to a sampling-based selection of clonal lines may be the easiest option. Generally, knock-in efficiencies are sufficiently high to find a knock-in by sampling fewer than 40 clones. Alternatively, the researcher can modify the targeting vector backbone (</w:t>
      </w:r>
      <w:r w:rsidR="00B77322">
        <w:rPr>
          <w:rFonts w:ascii="Arial" w:hAnsi="Arial" w:cs="Arial"/>
          <w:bCs/>
          <w:lang w:val="en-US"/>
        </w:rPr>
        <w:t>S2 File</w:t>
      </w:r>
      <w:r w:rsidR="0048245C">
        <w:rPr>
          <w:rFonts w:ascii="Arial" w:hAnsi="Arial" w:cs="Arial"/>
          <w:bCs/>
          <w:lang w:val="en-US"/>
        </w:rPr>
        <w:t xml:space="preserve">) to include </w:t>
      </w:r>
      <w:r w:rsidR="00CD02D3">
        <w:rPr>
          <w:rFonts w:ascii="Arial" w:hAnsi="Arial" w:cs="Arial"/>
          <w:bCs/>
          <w:lang w:val="en-US"/>
        </w:rPr>
        <w:t xml:space="preserve">more complex and </w:t>
      </w:r>
      <w:proofErr w:type="spellStart"/>
      <w:r w:rsidR="00CD02D3">
        <w:rPr>
          <w:rFonts w:ascii="Arial" w:hAnsi="Arial" w:cs="Arial"/>
          <w:bCs/>
          <w:lang w:val="en-US"/>
        </w:rPr>
        <w:t>sophistigated</w:t>
      </w:r>
      <w:proofErr w:type="spellEnd"/>
      <w:r w:rsidR="00CD02D3">
        <w:rPr>
          <w:rFonts w:ascii="Arial" w:hAnsi="Arial" w:cs="Arial"/>
          <w:bCs/>
          <w:lang w:val="en-US"/>
        </w:rPr>
        <w:t xml:space="preserve"> reporter constructs like </w:t>
      </w:r>
      <w:r w:rsidR="0048245C">
        <w:rPr>
          <w:rFonts w:ascii="Arial" w:hAnsi="Arial" w:cs="Arial"/>
          <w:bCs/>
          <w:lang w:val="en-US"/>
        </w:rPr>
        <w:t xml:space="preserve">a </w:t>
      </w:r>
      <w:proofErr w:type="spellStart"/>
      <w:r w:rsidR="0048245C">
        <w:rPr>
          <w:rFonts w:ascii="Arial" w:hAnsi="Arial" w:cs="Arial"/>
          <w:bCs/>
          <w:lang w:val="en-US"/>
        </w:rPr>
        <w:t>floxed</w:t>
      </w:r>
      <w:proofErr w:type="spellEnd"/>
      <w:r w:rsidR="0048245C">
        <w:rPr>
          <w:rFonts w:ascii="Arial" w:hAnsi="Arial" w:cs="Arial"/>
          <w:bCs/>
          <w:lang w:val="en-US"/>
        </w:rPr>
        <w:t xml:space="preserve"> selection element </w:t>
      </w:r>
      <w:r w:rsidR="00CD02D3">
        <w:rPr>
          <w:rFonts w:ascii="Arial" w:hAnsi="Arial" w:cs="Arial"/>
          <w:bCs/>
          <w:lang w:val="en-US"/>
        </w:rPr>
        <w:t xml:space="preserve">that is </w:t>
      </w:r>
      <w:r w:rsidR="0048245C">
        <w:rPr>
          <w:rFonts w:ascii="Arial" w:hAnsi="Arial" w:cs="Arial"/>
          <w:bCs/>
          <w:lang w:val="en-US"/>
        </w:rPr>
        <w:t>expressed by an independent promoter</w:t>
      </w:r>
      <w:r w:rsidR="00B87775" w:rsidRPr="00B87775">
        <w:rPr>
          <w:rFonts w:ascii="Arial" w:hAnsi="Arial" w:cs="Arial"/>
          <w:bCs/>
          <w:vertAlign w:val="superscript"/>
          <w:lang w:val="en-US"/>
        </w:rPr>
        <w:t>1</w:t>
      </w:r>
      <w:r w:rsidR="00B87775">
        <w:rPr>
          <w:rFonts w:ascii="Arial" w:hAnsi="Arial" w:cs="Arial"/>
          <w:bCs/>
          <w:lang w:val="en-US"/>
        </w:rPr>
        <w:t>.</w:t>
      </w:r>
    </w:p>
    <w:p w14:paraId="6825B40C" w14:textId="1F37D2EE" w:rsidR="00B9552A" w:rsidRDefault="00B9552A" w:rsidP="0048245C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i/>
          <w:iCs/>
          <w:lang w:val="en-US"/>
        </w:rPr>
        <w:t>Fluorescent protein choice.</w:t>
      </w:r>
      <w:r w:rsidR="006132C2">
        <w:rPr>
          <w:rFonts w:ascii="Arial" w:hAnsi="Arial" w:cs="Arial"/>
          <w:bCs/>
          <w:lang w:val="en-US"/>
        </w:rPr>
        <w:t xml:space="preserve"> For the targeting vector backbones </w:t>
      </w:r>
      <w:r w:rsidR="0050661C">
        <w:rPr>
          <w:rFonts w:ascii="Arial" w:hAnsi="Arial" w:cs="Arial"/>
          <w:bCs/>
          <w:lang w:val="en-US"/>
        </w:rPr>
        <w:t>described</w:t>
      </w:r>
      <w:r w:rsidR="006132C2">
        <w:rPr>
          <w:rFonts w:ascii="Arial" w:hAnsi="Arial" w:cs="Arial"/>
          <w:bCs/>
          <w:lang w:val="en-US"/>
        </w:rPr>
        <w:t xml:space="preserve"> in this manuscript we selected fluorescent proteins that are bright and have a high monomeric propensity</w:t>
      </w:r>
      <w:r w:rsidR="00CD02D3">
        <w:rPr>
          <w:rFonts w:ascii="Arial" w:hAnsi="Arial" w:cs="Arial"/>
          <w:bCs/>
          <w:lang w:val="en-US"/>
        </w:rPr>
        <w:t xml:space="preserve"> (with the exception of Dendra2 which was chosen for its photoconvertible properties)</w:t>
      </w:r>
      <w:r w:rsidR="006132C2">
        <w:rPr>
          <w:rFonts w:ascii="Arial" w:hAnsi="Arial" w:cs="Arial"/>
          <w:bCs/>
          <w:lang w:val="en-US"/>
        </w:rPr>
        <w:t xml:space="preserve">. </w:t>
      </w:r>
      <w:r w:rsidR="00CD02D3">
        <w:rPr>
          <w:rFonts w:ascii="Arial" w:hAnsi="Arial" w:cs="Arial"/>
          <w:bCs/>
          <w:lang w:val="en-US"/>
        </w:rPr>
        <w:t>Monomeric property</w:t>
      </w:r>
      <w:r w:rsidR="006132C2">
        <w:rPr>
          <w:rFonts w:ascii="Arial" w:hAnsi="Arial" w:cs="Arial"/>
          <w:bCs/>
          <w:lang w:val="en-US"/>
        </w:rPr>
        <w:t xml:space="preserve"> is especially important given that dimerization of endogenously tagged fluorescent proteins is associated with</w:t>
      </w:r>
      <w:r w:rsidR="00767649" w:rsidRPr="00767649">
        <w:rPr>
          <w:rFonts w:ascii="Arial" w:hAnsi="Arial" w:cs="Arial"/>
          <w:bCs/>
          <w:lang w:val="en-US"/>
        </w:rPr>
        <w:t xml:space="preserve"> </w:t>
      </w:r>
      <w:r w:rsidR="00767649">
        <w:rPr>
          <w:rFonts w:ascii="Arial" w:hAnsi="Arial" w:cs="Arial"/>
          <w:bCs/>
          <w:lang w:val="en-US"/>
        </w:rPr>
        <w:t>perturbed function and</w:t>
      </w:r>
      <w:r w:rsidR="006132C2">
        <w:rPr>
          <w:rFonts w:ascii="Arial" w:hAnsi="Arial" w:cs="Arial"/>
          <w:bCs/>
          <w:lang w:val="en-US"/>
        </w:rPr>
        <w:t xml:space="preserve"> localization defects</w:t>
      </w:r>
      <w:r w:rsidR="00767649">
        <w:rPr>
          <w:rFonts w:ascii="Arial" w:hAnsi="Arial" w:cs="Arial"/>
          <w:bCs/>
          <w:lang w:val="en-US"/>
        </w:rPr>
        <w:t>.</w:t>
      </w:r>
      <w:r w:rsidR="006132C2">
        <w:rPr>
          <w:rFonts w:ascii="Arial" w:hAnsi="Arial" w:cs="Arial"/>
          <w:bCs/>
          <w:lang w:val="en-US"/>
        </w:rPr>
        <w:t xml:space="preserve"> For an overview of the characteristics of many fluorescent proteins </w:t>
      </w:r>
      <w:r w:rsidR="00D11309">
        <w:rPr>
          <w:rFonts w:ascii="Arial" w:hAnsi="Arial" w:cs="Arial"/>
          <w:bCs/>
          <w:lang w:val="en-US"/>
        </w:rPr>
        <w:t xml:space="preserve">we recommend the excellent work by </w:t>
      </w:r>
      <w:proofErr w:type="spellStart"/>
      <w:r w:rsidR="00D11309">
        <w:rPr>
          <w:rFonts w:ascii="Arial" w:hAnsi="Arial" w:cs="Arial"/>
          <w:bCs/>
          <w:lang w:val="en-US"/>
        </w:rPr>
        <w:t>Cranfill</w:t>
      </w:r>
      <w:proofErr w:type="spellEnd"/>
      <w:r w:rsidR="00D11309">
        <w:rPr>
          <w:rFonts w:ascii="Arial" w:hAnsi="Arial" w:cs="Arial"/>
          <w:bCs/>
          <w:lang w:val="en-US"/>
        </w:rPr>
        <w:t xml:space="preserve"> et al.</w:t>
      </w:r>
      <w:r w:rsidR="00B87775" w:rsidRPr="00B87775">
        <w:rPr>
          <w:rFonts w:ascii="Arial" w:hAnsi="Arial" w:cs="Arial"/>
          <w:bCs/>
          <w:vertAlign w:val="superscript"/>
          <w:lang w:val="en-US"/>
        </w:rPr>
        <w:t>2</w:t>
      </w:r>
      <w:r w:rsidR="00D11309">
        <w:rPr>
          <w:rFonts w:ascii="Arial" w:hAnsi="Arial" w:cs="Arial"/>
          <w:bCs/>
          <w:lang w:val="en-US"/>
        </w:rPr>
        <w:t>.</w:t>
      </w:r>
      <w:r w:rsidR="006132C2">
        <w:rPr>
          <w:rFonts w:ascii="Arial" w:hAnsi="Arial" w:cs="Arial"/>
          <w:bCs/>
          <w:lang w:val="en-US"/>
        </w:rPr>
        <w:t xml:space="preserve"> </w:t>
      </w:r>
    </w:p>
    <w:p w14:paraId="09A5828F" w14:textId="7C0936B4" w:rsidR="0048245C" w:rsidRPr="008F272E" w:rsidRDefault="00E14044" w:rsidP="008F272E">
      <w:pPr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br w:type="page"/>
      </w:r>
    </w:p>
    <w:p w14:paraId="4112B4AA" w14:textId="4FCD6A44" w:rsidR="0048245C" w:rsidRPr="003B2A1B" w:rsidRDefault="0048245C" w:rsidP="0048245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b/>
          <w:lang w:val="en-US"/>
        </w:rPr>
      </w:pPr>
      <w:r w:rsidRPr="0048245C">
        <w:rPr>
          <w:rFonts w:ascii="Arial" w:hAnsi="Arial" w:cs="Arial"/>
          <w:bCs/>
          <w:lang w:val="en-US"/>
        </w:rPr>
        <w:lastRenderedPageBreak/>
        <w:t xml:space="preserve"> </w:t>
      </w:r>
      <w:r>
        <w:rPr>
          <w:rFonts w:ascii="Arial" w:hAnsi="Arial" w:cs="Arial"/>
          <w:b/>
          <w:lang w:val="en-US"/>
        </w:rPr>
        <w:t>Cas9 target site selection</w:t>
      </w:r>
    </w:p>
    <w:p w14:paraId="21BD2C47" w14:textId="5DBAF2DC" w:rsidR="001E1075" w:rsidRDefault="002604BD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To discuss considerations for Cas9 target site selection we will use </w:t>
      </w:r>
      <w:r w:rsidR="006221B9">
        <w:rPr>
          <w:rFonts w:ascii="Arial" w:hAnsi="Arial" w:cs="Arial"/>
          <w:bCs/>
          <w:lang w:val="en-US"/>
        </w:rPr>
        <w:t>an</w:t>
      </w:r>
      <w:r>
        <w:rPr>
          <w:rFonts w:ascii="Arial" w:hAnsi="Arial" w:cs="Arial"/>
          <w:bCs/>
          <w:lang w:val="en-US"/>
        </w:rPr>
        <w:t xml:space="preserve"> N-terminal LMNA knock-in as a</w:t>
      </w:r>
      <w:r w:rsidR="00CD02D3">
        <w:rPr>
          <w:rFonts w:ascii="Arial" w:hAnsi="Arial" w:cs="Arial"/>
          <w:bCs/>
          <w:lang w:val="en-US"/>
        </w:rPr>
        <w:t xml:space="preserve"> concrete </w:t>
      </w:r>
      <w:r>
        <w:rPr>
          <w:rFonts w:ascii="Arial" w:hAnsi="Arial" w:cs="Arial"/>
          <w:bCs/>
          <w:lang w:val="en-US"/>
        </w:rPr>
        <w:t>example. We recommend using Benchling.com for knock-in designs</w:t>
      </w:r>
      <w:r w:rsidR="00767649">
        <w:rPr>
          <w:rFonts w:ascii="Arial" w:hAnsi="Arial" w:cs="Arial"/>
          <w:bCs/>
          <w:lang w:val="en-US"/>
        </w:rPr>
        <w:t>, which is free for academics</w:t>
      </w:r>
      <w:r>
        <w:rPr>
          <w:rFonts w:ascii="Arial" w:hAnsi="Arial" w:cs="Arial"/>
          <w:bCs/>
          <w:lang w:val="en-US"/>
        </w:rPr>
        <w:t>.</w:t>
      </w:r>
      <w:r w:rsidR="001E1075">
        <w:rPr>
          <w:rFonts w:ascii="Arial" w:hAnsi="Arial" w:cs="Arial"/>
          <w:bCs/>
          <w:lang w:val="en-US"/>
        </w:rPr>
        <w:t xml:space="preserve"> </w:t>
      </w:r>
    </w:p>
    <w:p w14:paraId="143B20D9" w14:textId="21E1A25C" w:rsidR="002604BD" w:rsidRDefault="001E1075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We first import the annotated human LMNA genomic sequence</w:t>
      </w:r>
      <w:r w:rsidR="008F272E">
        <w:rPr>
          <w:rFonts w:ascii="Arial" w:hAnsi="Arial" w:cs="Arial"/>
          <w:bCs/>
          <w:lang w:val="en-US"/>
        </w:rPr>
        <w:t xml:space="preserve"> and find the site where we want to integrate our knock-in</w:t>
      </w:r>
      <w:r w:rsidR="00767649">
        <w:rPr>
          <w:rFonts w:ascii="Arial" w:hAnsi="Arial" w:cs="Arial"/>
          <w:bCs/>
          <w:lang w:val="en-US"/>
        </w:rPr>
        <w:t xml:space="preserve"> which, in the case of LMNA, is</w:t>
      </w:r>
      <w:r w:rsidR="008F272E">
        <w:rPr>
          <w:rFonts w:ascii="Arial" w:hAnsi="Arial" w:cs="Arial"/>
          <w:bCs/>
          <w:lang w:val="en-US"/>
        </w:rPr>
        <w:t xml:space="preserve"> </w:t>
      </w:r>
      <w:r w:rsidR="00767649">
        <w:rPr>
          <w:rFonts w:ascii="Arial" w:hAnsi="Arial" w:cs="Arial"/>
          <w:bCs/>
          <w:lang w:val="en-US"/>
        </w:rPr>
        <w:t xml:space="preserve">at the N-terminus, </w:t>
      </w:r>
      <w:r w:rsidR="008F272E">
        <w:rPr>
          <w:rFonts w:ascii="Arial" w:hAnsi="Arial" w:cs="Arial"/>
          <w:bCs/>
          <w:lang w:val="en-US"/>
        </w:rPr>
        <w:t>right after the start codon:</w:t>
      </w:r>
    </w:p>
    <w:p w14:paraId="74BAE47F" w14:textId="529A52DC" w:rsidR="002604BD" w:rsidRDefault="001E1075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noProof/>
          <w:lang w:val="en-US"/>
        </w:rPr>
        <w:drawing>
          <wp:inline distT="0" distB="0" distL="0" distR="0" wp14:anchorId="7E7A2C50" wp14:editId="57A0E5BC">
            <wp:extent cx="5753100" cy="1400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41C7" w14:textId="7CFF0B77" w:rsidR="002604BD" w:rsidRDefault="008F272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We then select a sequence spanning 50 bases up- and downstream of the integration site and scan for SpCas9 target sites.</w:t>
      </w:r>
      <w:r w:rsidR="000E68BC" w:rsidRPr="000E68BC">
        <w:rPr>
          <w:rFonts w:ascii="Arial" w:hAnsi="Arial" w:cs="Arial"/>
          <w:bCs/>
          <w:lang w:val="en-US"/>
        </w:rPr>
        <w:t xml:space="preserve"> </w:t>
      </w:r>
      <w:r w:rsidR="000E68BC">
        <w:rPr>
          <w:rFonts w:ascii="Arial" w:hAnsi="Arial" w:cs="Arial"/>
          <w:bCs/>
          <w:lang w:val="en-US"/>
        </w:rPr>
        <w:t>The image below represents the Benchling output, slightly modified for clarity. Outputs of other design tools generally look similar.</w:t>
      </w:r>
      <w:r>
        <w:rPr>
          <w:rFonts w:ascii="Arial" w:hAnsi="Arial" w:cs="Arial"/>
          <w:bCs/>
          <w:lang w:val="en-US"/>
        </w:rPr>
        <w:t xml:space="preserve"> There are plenty of SpCas9 target sites available, we highlighted a few to discuss target site selection considerations:</w:t>
      </w:r>
    </w:p>
    <w:p w14:paraId="3B86A8CE" w14:textId="097543AA" w:rsidR="00E14044" w:rsidRDefault="008F272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noProof/>
          <w:lang w:val="en-US"/>
        </w:rPr>
        <w:drawing>
          <wp:inline distT="0" distB="0" distL="0" distR="0" wp14:anchorId="2C857915" wp14:editId="306ABA2E">
            <wp:extent cx="5760720" cy="189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33AC" w14:textId="25FB5930" w:rsidR="00E14044" w:rsidRDefault="008F272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Each target site </w:t>
      </w:r>
      <w:r w:rsidR="00B771EC">
        <w:rPr>
          <w:rFonts w:ascii="Arial" w:hAnsi="Arial" w:cs="Arial"/>
          <w:bCs/>
          <w:lang w:val="en-US"/>
        </w:rPr>
        <w:t xml:space="preserve">is represented by an arrow. The direction indicates whether the guide </w:t>
      </w:r>
      <w:r w:rsidR="00767649">
        <w:rPr>
          <w:rFonts w:ascii="Arial" w:hAnsi="Arial" w:cs="Arial"/>
          <w:bCs/>
          <w:lang w:val="en-US"/>
        </w:rPr>
        <w:t xml:space="preserve">RNA </w:t>
      </w:r>
      <w:r w:rsidR="00B771EC">
        <w:rPr>
          <w:rFonts w:ascii="Arial" w:hAnsi="Arial" w:cs="Arial"/>
          <w:bCs/>
          <w:lang w:val="en-US"/>
        </w:rPr>
        <w:t xml:space="preserve">anneals to the sense or antisense genomic strand. The cut site, 3-bp upstream of the PAM, is </w:t>
      </w:r>
      <w:r w:rsidR="00B771EC">
        <w:rPr>
          <w:rFonts w:ascii="Arial" w:hAnsi="Arial" w:cs="Arial"/>
          <w:bCs/>
          <w:lang w:val="en-US"/>
        </w:rPr>
        <w:lastRenderedPageBreak/>
        <w:t xml:space="preserve">indicated by the flag pole for each guide. The first number of the flag represents the predicted </w:t>
      </w:r>
      <w:r w:rsidR="000E68BC">
        <w:rPr>
          <w:rFonts w:ascii="Arial" w:hAnsi="Arial" w:cs="Arial"/>
          <w:bCs/>
          <w:lang w:val="en-US"/>
        </w:rPr>
        <w:t xml:space="preserve">on-target cleavage efficiency and the second number represents specificity. In each case, higher is better. </w:t>
      </w:r>
    </w:p>
    <w:p w14:paraId="1B7053FA" w14:textId="620A4842" w:rsidR="001D2098" w:rsidRDefault="001D2098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In our view, there are 4 considerations for target site selection in order of importance:</w:t>
      </w:r>
    </w:p>
    <w:p w14:paraId="3F82FA59" w14:textId="6CF65DF7" w:rsidR="001D2098" w:rsidRDefault="001D2098" w:rsidP="001D2098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Cleavage proximity to the integration site</w:t>
      </w:r>
    </w:p>
    <w:p w14:paraId="427FB076" w14:textId="150BA314" w:rsidR="001D2098" w:rsidRDefault="001D2098" w:rsidP="001D2098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The </w:t>
      </w:r>
      <w:r w:rsidR="0014692A">
        <w:rPr>
          <w:rFonts w:ascii="Arial" w:hAnsi="Arial" w:cs="Arial"/>
          <w:bCs/>
          <w:lang w:val="en-US"/>
        </w:rPr>
        <w:t>Cas9-target site</w:t>
      </w:r>
      <w:r>
        <w:rPr>
          <w:rFonts w:ascii="Arial" w:hAnsi="Arial" w:cs="Arial"/>
          <w:bCs/>
          <w:lang w:val="en-US"/>
        </w:rPr>
        <w:t xml:space="preserve"> overlaps the</w:t>
      </w:r>
      <w:r w:rsidR="0014692A">
        <w:rPr>
          <w:rFonts w:ascii="Arial" w:hAnsi="Arial" w:cs="Arial"/>
          <w:bCs/>
          <w:lang w:val="en-US"/>
        </w:rPr>
        <w:t xml:space="preserve"> integration</w:t>
      </w:r>
      <w:r>
        <w:rPr>
          <w:rFonts w:ascii="Arial" w:hAnsi="Arial" w:cs="Arial"/>
          <w:bCs/>
          <w:lang w:val="en-US"/>
        </w:rPr>
        <w:t xml:space="preserve"> site</w:t>
      </w:r>
    </w:p>
    <w:p w14:paraId="2CBD2C53" w14:textId="1CC49179" w:rsidR="001D2098" w:rsidRDefault="005D5D40" w:rsidP="001D2098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Predicted o</w:t>
      </w:r>
      <w:r w:rsidR="001D2098">
        <w:rPr>
          <w:rFonts w:ascii="Arial" w:hAnsi="Arial" w:cs="Arial"/>
          <w:bCs/>
          <w:lang w:val="en-US"/>
        </w:rPr>
        <w:t>n-target efficiency (&gt;50 is great)</w:t>
      </w:r>
    </w:p>
    <w:p w14:paraId="471C79FB" w14:textId="27ADE263" w:rsidR="001D2098" w:rsidRDefault="001D2098" w:rsidP="001D2098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Specificity</w:t>
      </w:r>
      <w:r w:rsidR="00B61F3E">
        <w:rPr>
          <w:rFonts w:ascii="Arial" w:hAnsi="Arial" w:cs="Arial"/>
          <w:bCs/>
          <w:lang w:val="en-US"/>
        </w:rPr>
        <w:t xml:space="preserve"> (not important when </w:t>
      </w:r>
      <w:r w:rsidR="00767649">
        <w:rPr>
          <w:rFonts w:ascii="Arial" w:hAnsi="Arial" w:cs="Arial"/>
          <w:bCs/>
          <w:lang w:val="en-US"/>
        </w:rPr>
        <w:t xml:space="preserve">editing using </w:t>
      </w:r>
      <w:r w:rsidR="00CD02D3">
        <w:rPr>
          <w:rFonts w:ascii="Arial" w:hAnsi="Arial" w:cs="Arial"/>
          <w:bCs/>
          <w:lang w:val="en-US"/>
        </w:rPr>
        <w:t>in-trans paired nicking</w:t>
      </w:r>
      <w:r w:rsidR="00B61F3E">
        <w:rPr>
          <w:rFonts w:ascii="Arial" w:hAnsi="Arial" w:cs="Arial"/>
          <w:bCs/>
          <w:lang w:val="en-US"/>
        </w:rPr>
        <w:t>).</w:t>
      </w:r>
    </w:p>
    <w:p w14:paraId="735E94DE" w14:textId="6FCD4826" w:rsidR="006221B9" w:rsidRDefault="001D2098" w:rsidP="001D2098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In the image above</w:t>
      </w:r>
      <w:r w:rsidR="00DC13A4">
        <w:rPr>
          <w:rFonts w:ascii="Arial" w:hAnsi="Arial" w:cs="Arial"/>
          <w:bCs/>
          <w:lang w:val="en-US"/>
        </w:rPr>
        <w:t xml:space="preserve"> </w:t>
      </w:r>
      <w:r w:rsidR="00DC13A4" w:rsidRPr="00D401C5">
        <w:rPr>
          <w:rFonts w:ascii="Arial" w:hAnsi="Arial" w:cs="Arial"/>
          <w:b/>
          <w:lang w:val="en-US"/>
        </w:rPr>
        <w:t>guide 2</w:t>
      </w:r>
      <w:r w:rsidR="00DC13A4">
        <w:rPr>
          <w:rFonts w:ascii="Arial" w:hAnsi="Arial" w:cs="Arial"/>
          <w:bCs/>
          <w:lang w:val="en-US"/>
        </w:rPr>
        <w:t xml:space="preserve"> is the worst option, the cut is far away from the integration site and the on-target efficiency score is bad. </w:t>
      </w:r>
      <w:r w:rsidR="00DC13A4" w:rsidRPr="00D401C5">
        <w:rPr>
          <w:rFonts w:ascii="Arial" w:hAnsi="Arial" w:cs="Arial"/>
          <w:b/>
          <w:lang w:val="en-US"/>
        </w:rPr>
        <w:t>Guide 1</w:t>
      </w:r>
      <w:r w:rsidR="00DC13A4">
        <w:rPr>
          <w:rFonts w:ascii="Arial" w:hAnsi="Arial" w:cs="Arial"/>
          <w:bCs/>
          <w:lang w:val="en-US"/>
        </w:rPr>
        <w:t xml:space="preserve"> is slightly better as it has a good on-target efficiency score, but cuts </w:t>
      </w:r>
      <w:r w:rsidR="006221B9">
        <w:rPr>
          <w:rFonts w:ascii="Arial" w:hAnsi="Arial" w:cs="Arial"/>
          <w:bCs/>
          <w:lang w:val="en-US"/>
        </w:rPr>
        <w:t>equally far away</w:t>
      </w:r>
      <w:r w:rsidR="00DC13A4">
        <w:rPr>
          <w:rFonts w:ascii="Arial" w:hAnsi="Arial" w:cs="Arial"/>
          <w:bCs/>
          <w:lang w:val="en-US"/>
        </w:rPr>
        <w:t xml:space="preserve"> from the integration site. </w:t>
      </w:r>
      <w:r w:rsidR="00DC13A4" w:rsidRPr="00D401C5">
        <w:rPr>
          <w:rFonts w:ascii="Arial" w:hAnsi="Arial" w:cs="Arial"/>
          <w:b/>
          <w:lang w:val="en-US"/>
        </w:rPr>
        <w:t xml:space="preserve">Guide 3 </w:t>
      </w:r>
      <w:r w:rsidR="00DC13A4">
        <w:rPr>
          <w:rFonts w:ascii="Arial" w:hAnsi="Arial" w:cs="Arial"/>
          <w:bCs/>
          <w:lang w:val="en-US"/>
        </w:rPr>
        <w:t xml:space="preserve">is much </w:t>
      </w:r>
      <w:r w:rsidR="006272FA">
        <w:rPr>
          <w:rFonts w:ascii="Arial" w:hAnsi="Arial" w:cs="Arial"/>
          <w:bCs/>
          <w:lang w:val="en-US"/>
        </w:rPr>
        <w:t>better;</w:t>
      </w:r>
      <w:r w:rsidR="00DC13A4">
        <w:rPr>
          <w:rFonts w:ascii="Arial" w:hAnsi="Arial" w:cs="Arial"/>
          <w:bCs/>
          <w:lang w:val="en-US"/>
        </w:rPr>
        <w:t xml:space="preserve"> it has a great on-target efficiency score and cuts closer to the integration site</w:t>
      </w:r>
      <w:r w:rsidR="006272FA">
        <w:rPr>
          <w:rFonts w:ascii="Arial" w:hAnsi="Arial" w:cs="Arial"/>
          <w:bCs/>
          <w:lang w:val="en-US"/>
        </w:rPr>
        <w:t>. H</w:t>
      </w:r>
      <w:r w:rsidR="00DC13A4">
        <w:rPr>
          <w:rFonts w:ascii="Arial" w:hAnsi="Arial" w:cs="Arial"/>
          <w:bCs/>
          <w:lang w:val="en-US"/>
        </w:rPr>
        <w:t>owever</w:t>
      </w:r>
      <w:r w:rsidR="006272FA">
        <w:rPr>
          <w:rFonts w:ascii="Arial" w:hAnsi="Arial" w:cs="Arial"/>
          <w:bCs/>
          <w:lang w:val="en-US"/>
        </w:rPr>
        <w:t>,</w:t>
      </w:r>
      <w:r w:rsidR="00DC13A4">
        <w:rPr>
          <w:rFonts w:ascii="Arial" w:hAnsi="Arial" w:cs="Arial"/>
          <w:bCs/>
          <w:lang w:val="en-US"/>
        </w:rPr>
        <w:t xml:space="preserve"> although </w:t>
      </w:r>
      <w:r w:rsidR="00DC13A4" w:rsidRPr="00D401C5">
        <w:rPr>
          <w:rFonts w:ascii="Arial" w:hAnsi="Arial" w:cs="Arial"/>
          <w:b/>
          <w:lang w:val="en-US"/>
        </w:rPr>
        <w:t>guide</w:t>
      </w:r>
      <w:r w:rsidR="00D401C5" w:rsidRPr="00D401C5">
        <w:rPr>
          <w:rFonts w:ascii="Arial" w:hAnsi="Arial" w:cs="Arial"/>
          <w:b/>
          <w:lang w:val="en-US"/>
        </w:rPr>
        <w:t xml:space="preserve"> 3</w:t>
      </w:r>
      <w:r w:rsidR="00DC13A4" w:rsidRPr="00D401C5">
        <w:rPr>
          <w:rFonts w:ascii="Arial" w:hAnsi="Arial" w:cs="Arial"/>
          <w:b/>
          <w:lang w:val="en-US"/>
        </w:rPr>
        <w:t xml:space="preserve"> </w:t>
      </w:r>
      <w:r w:rsidR="00DC13A4">
        <w:rPr>
          <w:rFonts w:ascii="Arial" w:hAnsi="Arial" w:cs="Arial"/>
          <w:bCs/>
          <w:lang w:val="en-US"/>
        </w:rPr>
        <w:t>overlaps the integration site,</w:t>
      </w:r>
      <w:r w:rsidR="006272FA">
        <w:rPr>
          <w:rFonts w:ascii="Arial" w:hAnsi="Arial" w:cs="Arial"/>
          <w:bCs/>
          <w:lang w:val="en-US"/>
        </w:rPr>
        <w:t xml:space="preserve"> the integration of the knock-in still preserves 15-nucleotides of the </w:t>
      </w:r>
      <w:r w:rsidR="006221B9">
        <w:rPr>
          <w:rFonts w:ascii="Arial" w:hAnsi="Arial" w:cs="Arial"/>
          <w:bCs/>
          <w:lang w:val="en-US"/>
        </w:rPr>
        <w:t>SpCas9 target site</w:t>
      </w:r>
      <w:r w:rsidR="006272FA">
        <w:rPr>
          <w:rFonts w:ascii="Arial" w:hAnsi="Arial" w:cs="Arial"/>
          <w:bCs/>
          <w:lang w:val="en-US"/>
        </w:rPr>
        <w:t xml:space="preserve"> including the PAM</w:t>
      </w:r>
      <w:r w:rsidR="005564FB">
        <w:rPr>
          <w:rFonts w:ascii="Arial" w:hAnsi="Arial" w:cs="Arial"/>
          <w:bCs/>
          <w:lang w:val="en-US"/>
        </w:rPr>
        <w:t xml:space="preserve"> (the integration site is determined by the homolog</w:t>
      </w:r>
      <w:r w:rsidR="00BF077F">
        <w:rPr>
          <w:rFonts w:ascii="Arial" w:hAnsi="Arial" w:cs="Arial"/>
          <w:bCs/>
          <w:lang w:val="en-US"/>
        </w:rPr>
        <w:t>y</w:t>
      </w:r>
      <w:r w:rsidR="005564FB">
        <w:rPr>
          <w:rFonts w:ascii="Arial" w:hAnsi="Arial" w:cs="Arial"/>
          <w:bCs/>
          <w:lang w:val="en-US"/>
        </w:rPr>
        <w:t xml:space="preserve"> arms and not by the Cas9 cut, the cut serves solely to stimulate homology-directed repair)</w:t>
      </w:r>
      <w:r w:rsidR="006272FA">
        <w:rPr>
          <w:rFonts w:ascii="Arial" w:hAnsi="Arial" w:cs="Arial"/>
          <w:bCs/>
          <w:lang w:val="en-US"/>
        </w:rPr>
        <w:t xml:space="preserve">. </w:t>
      </w:r>
      <w:r w:rsidR="00AD65EE">
        <w:rPr>
          <w:rFonts w:ascii="Arial" w:hAnsi="Arial" w:cs="Arial"/>
          <w:bCs/>
          <w:lang w:val="en-US"/>
        </w:rPr>
        <w:t>Leaving a too large a portion of the original target site intact risks re-targeting</w:t>
      </w:r>
      <w:r w:rsidR="006272FA">
        <w:rPr>
          <w:rFonts w:ascii="Arial" w:hAnsi="Arial" w:cs="Arial"/>
          <w:bCs/>
          <w:lang w:val="en-US"/>
        </w:rPr>
        <w:t xml:space="preserve"> of the correctly edited allele</w:t>
      </w:r>
      <w:r w:rsidR="00D401C5">
        <w:rPr>
          <w:rFonts w:ascii="Arial" w:hAnsi="Arial" w:cs="Arial"/>
          <w:bCs/>
          <w:lang w:val="en-US"/>
        </w:rPr>
        <w:t xml:space="preserve"> by Ca</w:t>
      </w:r>
      <w:r w:rsidR="00D401C5" w:rsidRPr="00AD65EE">
        <w:rPr>
          <w:rFonts w:ascii="Arial" w:hAnsi="Arial" w:cs="Arial"/>
          <w:bCs/>
          <w:lang w:val="en-US"/>
        </w:rPr>
        <w:t>s9</w:t>
      </w:r>
      <w:r w:rsidR="006272FA" w:rsidRPr="00AD65EE">
        <w:rPr>
          <w:rFonts w:ascii="Arial" w:hAnsi="Arial" w:cs="Arial"/>
          <w:bCs/>
          <w:lang w:val="en-US"/>
        </w:rPr>
        <w:t xml:space="preserve">. </w:t>
      </w:r>
      <w:r w:rsidR="00AD65EE" w:rsidRPr="00AD65EE">
        <w:rPr>
          <w:rFonts w:ascii="Arial" w:hAnsi="Arial" w:cs="Arial"/>
          <w:bCs/>
          <w:lang w:val="en-US"/>
        </w:rPr>
        <w:t>Fore safety, we use a cut-off of 14nt’s of less</w:t>
      </w:r>
      <w:r w:rsidR="00B87775" w:rsidRPr="00B87775">
        <w:rPr>
          <w:rFonts w:ascii="Arial" w:hAnsi="Arial" w:cs="Arial"/>
          <w:bCs/>
          <w:vertAlign w:val="superscript"/>
          <w:lang w:val="en-US"/>
        </w:rPr>
        <w:t>3</w:t>
      </w:r>
      <w:r w:rsidR="00AD65EE" w:rsidRPr="00AD65EE">
        <w:rPr>
          <w:rFonts w:ascii="Arial" w:hAnsi="Arial" w:cs="Arial"/>
          <w:lang w:val="en-US"/>
        </w:rPr>
        <w:t xml:space="preserve">. </w:t>
      </w:r>
      <w:r w:rsidR="005564FB" w:rsidRPr="00AD65EE">
        <w:rPr>
          <w:rFonts w:ascii="Arial" w:hAnsi="Arial" w:cs="Arial"/>
          <w:bCs/>
          <w:lang w:val="en-US"/>
        </w:rPr>
        <w:t>T</w:t>
      </w:r>
      <w:r w:rsidR="006272FA" w:rsidRPr="00AD65EE">
        <w:rPr>
          <w:rFonts w:ascii="Arial" w:hAnsi="Arial" w:cs="Arial"/>
          <w:bCs/>
          <w:lang w:val="en-US"/>
        </w:rPr>
        <w:t>herefore</w:t>
      </w:r>
      <w:r w:rsidR="006272FA">
        <w:rPr>
          <w:rFonts w:ascii="Arial" w:hAnsi="Arial" w:cs="Arial"/>
          <w:bCs/>
          <w:lang w:val="en-US"/>
        </w:rPr>
        <w:t xml:space="preserve">, </w:t>
      </w:r>
      <w:r w:rsidR="00C02940">
        <w:rPr>
          <w:rFonts w:ascii="Arial" w:hAnsi="Arial" w:cs="Arial"/>
          <w:bCs/>
          <w:lang w:val="en-US"/>
        </w:rPr>
        <w:t xml:space="preserve">the use of </w:t>
      </w:r>
      <w:r w:rsidR="00C02940" w:rsidRPr="00D401C5">
        <w:rPr>
          <w:rFonts w:ascii="Arial" w:hAnsi="Arial" w:cs="Arial"/>
          <w:b/>
          <w:lang w:val="en-US"/>
        </w:rPr>
        <w:t>guide 3</w:t>
      </w:r>
      <w:r w:rsidR="00C02940">
        <w:rPr>
          <w:rFonts w:ascii="Arial" w:hAnsi="Arial" w:cs="Arial"/>
          <w:bCs/>
          <w:lang w:val="en-US"/>
        </w:rPr>
        <w:t xml:space="preserve"> (and indeed guide 1 &amp; 2) would require editing of the homology arms to introduce </w:t>
      </w:r>
      <w:r w:rsidR="00CD02D3">
        <w:rPr>
          <w:rFonts w:ascii="Arial" w:hAnsi="Arial" w:cs="Arial"/>
          <w:bCs/>
          <w:lang w:val="en-US"/>
        </w:rPr>
        <w:t>silent</w:t>
      </w:r>
      <w:r w:rsidR="00C02940">
        <w:rPr>
          <w:rFonts w:ascii="Arial" w:hAnsi="Arial" w:cs="Arial"/>
          <w:bCs/>
          <w:lang w:val="en-US"/>
        </w:rPr>
        <w:t xml:space="preserve"> mutation</w:t>
      </w:r>
      <w:r w:rsidR="00CD02D3">
        <w:rPr>
          <w:rFonts w:ascii="Arial" w:hAnsi="Arial" w:cs="Arial"/>
          <w:bCs/>
          <w:lang w:val="en-US"/>
        </w:rPr>
        <w:t>s</w:t>
      </w:r>
      <w:r w:rsidR="00C02940">
        <w:rPr>
          <w:rFonts w:ascii="Arial" w:hAnsi="Arial" w:cs="Arial"/>
          <w:bCs/>
          <w:lang w:val="en-US"/>
        </w:rPr>
        <w:t xml:space="preserve"> </w:t>
      </w:r>
      <w:r w:rsidR="00D401C5">
        <w:rPr>
          <w:rFonts w:ascii="Arial" w:hAnsi="Arial" w:cs="Arial"/>
          <w:bCs/>
          <w:lang w:val="en-US"/>
        </w:rPr>
        <w:t>that</w:t>
      </w:r>
      <w:r w:rsidR="00C02940">
        <w:rPr>
          <w:rFonts w:ascii="Arial" w:hAnsi="Arial" w:cs="Arial"/>
          <w:bCs/>
          <w:lang w:val="en-US"/>
        </w:rPr>
        <w:t xml:space="preserve"> prevent</w:t>
      </w:r>
      <w:r w:rsidR="00D401C5">
        <w:rPr>
          <w:rFonts w:ascii="Arial" w:hAnsi="Arial" w:cs="Arial"/>
          <w:bCs/>
          <w:lang w:val="en-US"/>
        </w:rPr>
        <w:t>s</w:t>
      </w:r>
      <w:r w:rsidR="00C02940">
        <w:rPr>
          <w:rFonts w:ascii="Arial" w:hAnsi="Arial" w:cs="Arial"/>
          <w:bCs/>
          <w:lang w:val="en-US"/>
        </w:rPr>
        <w:t xml:space="preserve"> </w:t>
      </w:r>
      <w:r w:rsidR="00D401C5">
        <w:rPr>
          <w:rFonts w:ascii="Arial" w:hAnsi="Arial" w:cs="Arial"/>
          <w:bCs/>
          <w:lang w:val="en-US"/>
        </w:rPr>
        <w:t>Cas9 cleavage</w:t>
      </w:r>
      <w:r w:rsidR="00C02940">
        <w:rPr>
          <w:rFonts w:ascii="Arial" w:hAnsi="Arial" w:cs="Arial"/>
          <w:bCs/>
          <w:lang w:val="en-US"/>
        </w:rPr>
        <w:t xml:space="preserve"> after successful editing.</w:t>
      </w:r>
      <w:r w:rsidR="00D401C5">
        <w:rPr>
          <w:rFonts w:ascii="Arial" w:hAnsi="Arial" w:cs="Arial"/>
          <w:bCs/>
          <w:lang w:val="en-US"/>
        </w:rPr>
        <w:t xml:space="preserve"> In the</w:t>
      </w:r>
      <w:r w:rsidR="00C02940">
        <w:rPr>
          <w:rFonts w:ascii="Arial" w:hAnsi="Arial" w:cs="Arial"/>
          <w:bCs/>
          <w:lang w:val="en-US"/>
        </w:rPr>
        <w:t xml:space="preserve"> case of </w:t>
      </w:r>
      <w:r w:rsidR="00C02940" w:rsidRPr="00D401C5">
        <w:rPr>
          <w:rFonts w:ascii="Arial" w:hAnsi="Arial" w:cs="Arial"/>
          <w:b/>
          <w:lang w:val="en-US"/>
        </w:rPr>
        <w:t>guide 3</w:t>
      </w:r>
      <w:r w:rsidR="00D401C5">
        <w:rPr>
          <w:rFonts w:ascii="Arial" w:hAnsi="Arial" w:cs="Arial"/>
          <w:bCs/>
          <w:lang w:val="en-US"/>
        </w:rPr>
        <w:t xml:space="preserve"> for example</w:t>
      </w:r>
      <w:r w:rsidR="00CD02D3">
        <w:rPr>
          <w:rFonts w:ascii="Arial" w:hAnsi="Arial" w:cs="Arial"/>
          <w:bCs/>
          <w:lang w:val="en-US"/>
        </w:rPr>
        <w:t xml:space="preserve">; </w:t>
      </w:r>
      <w:r w:rsidR="00C02940">
        <w:rPr>
          <w:rFonts w:ascii="Arial" w:hAnsi="Arial" w:cs="Arial"/>
          <w:bCs/>
          <w:lang w:val="en-US"/>
        </w:rPr>
        <w:t>selecting a different codon for arginine (CGG -&gt; CGC)</w:t>
      </w:r>
      <w:r w:rsidR="00A878D3">
        <w:rPr>
          <w:rFonts w:ascii="Arial" w:hAnsi="Arial" w:cs="Arial"/>
          <w:bCs/>
          <w:lang w:val="en-US"/>
        </w:rPr>
        <w:t xml:space="preserve"> in the targeting vector</w:t>
      </w:r>
      <w:r w:rsidR="00CD02D3">
        <w:rPr>
          <w:rFonts w:ascii="Arial" w:hAnsi="Arial" w:cs="Arial"/>
          <w:bCs/>
          <w:lang w:val="en-US"/>
        </w:rPr>
        <w:t xml:space="preserve"> would already </w:t>
      </w:r>
      <w:r w:rsidR="00C02940">
        <w:rPr>
          <w:rFonts w:ascii="Arial" w:hAnsi="Arial" w:cs="Arial"/>
          <w:bCs/>
          <w:lang w:val="en-US"/>
        </w:rPr>
        <w:t xml:space="preserve">destroys the PAM. For </w:t>
      </w:r>
      <w:r w:rsidR="00C02940" w:rsidRPr="00D401C5">
        <w:rPr>
          <w:rFonts w:ascii="Arial" w:hAnsi="Arial" w:cs="Arial"/>
          <w:b/>
          <w:lang w:val="en-US"/>
        </w:rPr>
        <w:t>guides 1 &amp; 2</w:t>
      </w:r>
      <w:r w:rsidR="00C02940">
        <w:rPr>
          <w:rFonts w:ascii="Arial" w:hAnsi="Arial" w:cs="Arial"/>
          <w:bCs/>
          <w:lang w:val="en-US"/>
        </w:rPr>
        <w:t xml:space="preserve">, it is harder to </w:t>
      </w:r>
      <w:r w:rsidR="00D401C5">
        <w:rPr>
          <w:rFonts w:ascii="Arial" w:hAnsi="Arial" w:cs="Arial"/>
          <w:bCs/>
          <w:lang w:val="en-US"/>
        </w:rPr>
        <w:t xml:space="preserve">introduce a non-invasive mutation since these guides cut in the </w:t>
      </w:r>
      <w:r w:rsidR="00AD65EE">
        <w:rPr>
          <w:rFonts w:ascii="Arial" w:hAnsi="Arial" w:cs="Arial"/>
          <w:bCs/>
          <w:lang w:val="en-US"/>
        </w:rPr>
        <w:t>3</w:t>
      </w:r>
      <w:r w:rsidR="00D401C5">
        <w:rPr>
          <w:rFonts w:ascii="Arial" w:hAnsi="Arial" w:cs="Arial"/>
          <w:bCs/>
          <w:lang w:val="en-US"/>
        </w:rPr>
        <w:t>’-UTR</w:t>
      </w:r>
      <w:r w:rsidR="006221B9">
        <w:rPr>
          <w:rFonts w:ascii="Arial" w:hAnsi="Arial" w:cs="Arial"/>
          <w:bCs/>
          <w:lang w:val="en-US"/>
        </w:rPr>
        <w:t xml:space="preserve"> which risks disrupting important motifs</w:t>
      </w:r>
      <w:r w:rsidR="00D401C5">
        <w:rPr>
          <w:rFonts w:ascii="Arial" w:hAnsi="Arial" w:cs="Arial"/>
          <w:bCs/>
          <w:lang w:val="en-US"/>
        </w:rPr>
        <w:t xml:space="preserve">. Therefore, in cases where we cannot select a guide that sufficiently overlaps the integration site such that re-cleavage by Cas9 is prevented, we have a preference for guides that cut in the coding region, since this allows the introduction of silent mutations that prevent re-cleavage (such as guide 3). Fortunately, </w:t>
      </w:r>
      <w:r w:rsidR="00D401C5" w:rsidRPr="00D401C5">
        <w:rPr>
          <w:rFonts w:ascii="Arial" w:hAnsi="Arial" w:cs="Arial"/>
          <w:b/>
          <w:lang w:val="en-US"/>
        </w:rPr>
        <w:t>guide 4</w:t>
      </w:r>
      <w:r w:rsidR="00D401C5">
        <w:rPr>
          <w:rFonts w:ascii="Arial" w:hAnsi="Arial" w:cs="Arial"/>
          <w:bCs/>
          <w:lang w:val="en-US"/>
        </w:rPr>
        <w:t xml:space="preserve"> allows a knock-in design where the introduction of silent mutations is not necessary. </w:t>
      </w:r>
      <w:r w:rsidR="00D401C5" w:rsidRPr="00B61F3E">
        <w:rPr>
          <w:rFonts w:ascii="Arial" w:hAnsi="Arial" w:cs="Arial"/>
          <w:b/>
          <w:lang w:val="en-US"/>
        </w:rPr>
        <w:t>Guide 4</w:t>
      </w:r>
      <w:r w:rsidR="00D401C5">
        <w:rPr>
          <w:rFonts w:ascii="Arial" w:hAnsi="Arial" w:cs="Arial"/>
          <w:bCs/>
          <w:lang w:val="en-US"/>
        </w:rPr>
        <w:t xml:space="preserve"> </w:t>
      </w:r>
      <w:r w:rsidR="00DB55CC">
        <w:rPr>
          <w:rFonts w:ascii="Arial" w:hAnsi="Arial" w:cs="Arial"/>
          <w:bCs/>
          <w:lang w:val="en-US"/>
        </w:rPr>
        <w:t xml:space="preserve">has a good on-target score and </w:t>
      </w:r>
      <w:r w:rsidR="00D401C5">
        <w:rPr>
          <w:rFonts w:ascii="Arial" w:hAnsi="Arial" w:cs="Arial"/>
          <w:bCs/>
          <w:lang w:val="en-US"/>
        </w:rPr>
        <w:t xml:space="preserve">cuts very close to </w:t>
      </w:r>
      <w:r w:rsidR="00D401C5">
        <w:rPr>
          <w:rFonts w:ascii="Arial" w:hAnsi="Arial" w:cs="Arial"/>
          <w:bCs/>
          <w:lang w:val="en-US"/>
        </w:rPr>
        <w:lastRenderedPageBreak/>
        <w:t xml:space="preserve">the integration site (1bp downstream), </w:t>
      </w:r>
      <w:r w:rsidR="00DB55CC">
        <w:rPr>
          <w:rFonts w:ascii="Arial" w:hAnsi="Arial" w:cs="Arial"/>
          <w:bCs/>
          <w:lang w:val="en-US"/>
        </w:rPr>
        <w:t>in addition,</w:t>
      </w:r>
      <w:r w:rsidR="00D401C5">
        <w:rPr>
          <w:rFonts w:ascii="Arial" w:hAnsi="Arial" w:cs="Arial"/>
          <w:bCs/>
          <w:lang w:val="en-US"/>
        </w:rPr>
        <w:t xml:space="preserve"> the target site is destroyed by the introduction of our knock-in. </w:t>
      </w:r>
      <w:r w:rsidR="00A878D3">
        <w:rPr>
          <w:rFonts w:ascii="Arial" w:hAnsi="Arial" w:cs="Arial"/>
          <w:bCs/>
          <w:lang w:val="en-US"/>
        </w:rPr>
        <w:t xml:space="preserve">For these reasons we selected </w:t>
      </w:r>
      <w:r w:rsidR="00A878D3" w:rsidRPr="00A878D3">
        <w:rPr>
          <w:rFonts w:ascii="Arial" w:hAnsi="Arial" w:cs="Arial"/>
          <w:b/>
          <w:lang w:val="en-US"/>
        </w:rPr>
        <w:t xml:space="preserve">guide 4 </w:t>
      </w:r>
      <w:r w:rsidR="00A878D3">
        <w:rPr>
          <w:rFonts w:ascii="Arial" w:hAnsi="Arial" w:cs="Arial"/>
          <w:bCs/>
          <w:lang w:val="en-US"/>
        </w:rPr>
        <w:t>for our design.</w:t>
      </w:r>
    </w:p>
    <w:p w14:paraId="4FE9BC87" w14:textId="7BCEC960" w:rsidR="006221B9" w:rsidRDefault="00B61F3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With respect to specificity, we </w:t>
      </w:r>
      <w:r w:rsidR="00967039">
        <w:rPr>
          <w:rFonts w:ascii="Arial" w:hAnsi="Arial" w:cs="Arial"/>
          <w:bCs/>
          <w:lang w:val="en-US"/>
        </w:rPr>
        <w:t xml:space="preserve">strongly </w:t>
      </w:r>
      <w:r>
        <w:rPr>
          <w:rFonts w:ascii="Arial" w:hAnsi="Arial" w:cs="Arial"/>
          <w:bCs/>
          <w:lang w:val="en-US"/>
        </w:rPr>
        <w:t xml:space="preserve">recommend </w:t>
      </w:r>
      <w:r w:rsidR="00967039">
        <w:rPr>
          <w:rFonts w:ascii="Arial" w:hAnsi="Arial" w:cs="Arial"/>
          <w:bCs/>
          <w:lang w:val="en-US"/>
        </w:rPr>
        <w:t xml:space="preserve">performing the knock-in with a single genomic nick instead of double-strand cleavage, such that potential indels at off-target sites can be disregarded. If the use of wild-type Cas9 is desired, we still recommend to </w:t>
      </w:r>
      <w:r>
        <w:rPr>
          <w:rFonts w:ascii="Arial" w:hAnsi="Arial" w:cs="Arial"/>
          <w:bCs/>
          <w:lang w:val="en-US"/>
        </w:rPr>
        <w:t>disregard the score indicated by the flag. Instead, we suggest taking a look at the top predicted off-target sites for each guide to check if they are located in genes. If they are, there is no reason to discard the guide. Instead, when using wild-type Cas9 for editing, the positions of the off-target sites can be sequenced</w:t>
      </w:r>
      <w:r w:rsidR="00EB4273">
        <w:rPr>
          <w:rFonts w:ascii="Arial" w:hAnsi="Arial" w:cs="Arial"/>
          <w:bCs/>
          <w:lang w:val="en-US"/>
        </w:rPr>
        <w:t xml:space="preserve"> for individual clones</w:t>
      </w:r>
      <w:r>
        <w:rPr>
          <w:rFonts w:ascii="Arial" w:hAnsi="Arial" w:cs="Arial"/>
          <w:bCs/>
          <w:lang w:val="en-US"/>
        </w:rPr>
        <w:t xml:space="preserve"> to confirm the absence of indels at these sites</w:t>
      </w:r>
      <w:r w:rsidR="00F77447">
        <w:rPr>
          <w:rFonts w:ascii="Arial" w:hAnsi="Arial" w:cs="Arial"/>
          <w:bCs/>
          <w:lang w:val="en-US"/>
        </w:rPr>
        <w:t xml:space="preserve"> (unless the off-target site is a 10</w:t>
      </w:r>
      <w:r w:rsidR="00EB4273">
        <w:rPr>
          <w:rFonts w:ascii="Arial" w:hAnsi="Arial" w:cs="Arial"/>
          <w:bCs/>
          <w:lang w:val="en-US"/>
        </w:rPr>
        <w:t>0% match</w:t>
      </w:r>
      <w:r w:rsidR="005D5D40">
        <w:rPr>
          <w:rFonts w:ascii="Arial" w:hAnsi="Arial" w:cs="Arial"/>
          <w:bCs/>
          <w:lang w:val="en-US"/>
        </w:rPr>
        <w:t>, resulting a very high indel frequency</w:t>
      </w:r>
      <w:r w:rsidR="00F77447">
        <w:rPr>
          <w:rFonts w:ascii="Arial" w:hAnsi="Arial" w:cs="Arial"/>
          <w:bCs/>
          <w:lang w:val="en-US"/>
        </w:rPr>
        <w:t>)</w:t>
      </w:r>
      <w:r>
        <w:rPr>
          <w:rFonts w:ascii="Arial" w:hAnsi="Arial" w:cs="Arial"/>
          <w:bCs/>
          <w:lang w:val="en-US"/>
        </w:rPr>
        <w:t>.</w:t>
      </w:r>
    </w:p>
    <w:p w14:paraId="06EAA5D7" w14:textId="555A6E17" w:rsidR="00E14044" w:rsidRDefault="00EB4273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While we think the predicted on-target cleavage efficiency is important, we generally do not discard well positioned target sites with </w:t>
      </w:r>
      <w:r w:rsidR="00967039">
        <w:rPr>
          <w:rFonts w:ascii="Arial" w:hAnsi="Arial" w:cs="Arial"/>
          <w:bCs/>
          <w:lang w:val="en-US"/>
        </w:rPr>
        <w:t xml:space="preserve">mediocre </w:t>
      </w:r>
      <w:r>
        <w:rPr>
          <w:rFonts w:ascii="Arial" w:hAnsi="Arial" w:cs="Arial"/>
          <w:bCs/>
          <w:lang w:val="en-US"/>
        </w:rPr>
        <w:t xml:space="preserve">on-target scores in favor of target sites </w:t>
      </w:r>
      <w:r w:rsidR="0007092E">
        <w:rPr>
          <w:rFonts w:ascii="Arial" w:hAnsi="Arial" w:cs="Arial"/>
          <w:bCs/>
          <w:lang w:val="en-US"/>
        </w:rPr>
        <w:t xml:space="preserve">with great on-target scores </w:t>
      </w:r>
      <w:r>
        <w:rPr>
          <w:rFonts w:ascii="Arial" w:hAnsi="Arial" w:cs="Arial"/>
          <w:bCs/>
          <w:lang w:val="en-US"/>
        </w:rPr>
        <w:t>that cut far</w:t>
      </w:r>
      <w:r w:rsidR="006221B9">
        <w:rPr>
          <w:rFonts w:ascii="Arial" w:hAnsi="Arial" w:cs="Arial"/>
          <w:bCs/>
          <w:lang w:val="en-US"/>
        </w:rPr>
        <w:t>ther</w:t>
      </w:r>
      <w:r>
        <w:rPr>
          <w:rFonts w:ascii="Arial" w:hAnsi="Arial" w:cs="Arial"/>
          <w:bCs/>
          <w:lang w:val="en-US"/>
        </w:rPr>
        <w:t xml:space="preserve"> away from the integration site. For example, the target sites selected for the </w:t>
      </w:r>
      <w:r w:rsidR="00C452B3">
        <w:rPr>
          <w:rFonts w:ascii="Arial" w:hAnsi="Arial" w:cs="Arial"/>
          <w:bCs/>
          <w:lang w:val="en-US"/>
        </w:rPr>
        <w:t>H2B1C</w:t>
      </w:r>
      <w:r w:rsidR="00A51170">
        <w:rPr>
          <w:rFonts w:ascii="Arial" w:hAnsi="Arial" w:cs="Arial"/>
          <w:bCs/>
          <w:lang w:val="en-US"/>
        </w:rPr>
        <w:t xml:space="preserve"> knock-in</w:t>
      </w:r>
      <w:r>
        <w:rPr>
          <w:rFonts w:ascii="Arial" w:hAnsi="Arial" w:cs="Arial"/>
          <w:bCs/>
          <w:lang w:val="en-US"/>
        </w:rPr>
        <w:t xml:space="preserve"> in our manuscript ha</w:t>
      </w:r>
      <w:r w:rsidR="00A51170">
        <w:rPr>
          <w:rFonts w:ascii="Arial" w:hAnsi="Arial" w:cs="Arial"/>
          <w:bCs/>
          <w:lang w:val="en-US"/>
        </w:rPr>
        <w:t>s a</w:t>
      </w:r>
      <w:r>
        <w:rPr>
          <w:rFonts w:ascii="Arial" w:hAnsi="Arial" w:cs="Arial"/>
          <w:bCs/>
          <w:lang w:val="en-US"/>
        </w:rPr>
        <w:t xml:space="preserve"> poor predicted on-target score</w:t>
      </w:r>
      <w:r w:rsidR="00967039">
        <w:rPr>
          <w:rFonts w:ascii="Arial" w:hAnsi="Arial" w:cs="Arial"/>
          <w:bCs/>
          <w:lang w:val="en-US"/>
        </w:rPr>
        <w:t xml:space="preserve"> (</w:t>
      </w:r>
      <w:r w:rsidR="003262F8">
        <w:rPr>
          <w:rFonts w:ascii="Arial" w:hAnsi="Arial" w:cs="Arial"/>
          <w:bCs/>
          <w:lang w:val="en-US"/>
        </w:rPr>
        <w:t>16.3</w:t>
      </w:r>
      <w:r w:rsidR="00A51170">
        <w:rPr>
          <w:rFonts w:ascii="Arial" w:hAnsi="Arial" w:cs="Arial"/>
          <w:bCs/>
          <w:lang w:val="en-US"/>
        </w:rPr>
        <w:t xml:space="preserve">) </w:t>
      </w:r>
      <w:r w:rsidR="005D5D40">
        <w:rPr>
          <w:rFonts w:ascii="Arial" w:hAnsi="Arial" w:cs="Arial"/>
          <w:bCs/>
          <w:lang w:val="en-US"/>
        </w:rPr>
        <w:t xml:space="preserve">but </w:t>
      </w:r>
      <w:r w:rsidR="00A51170">
        <w:rPr>
          <w:rFonts w:ascii="Arial" w:hAnsi="Arial" w:cs="Arial"/>
          <w:bCs/>
          <w:lang w:val="en-US"/>
        </w:rPr>
        <w:t xml:space="preserve">a </w:t>
      </w:r>
      <w:r w:rsidR="005D5D40">
        <w:rPr>
          <w:rFonts w:ascii="Arial" w:hAnsi="Arial" w:cs="Arial"/>
          <w:bCs/>
          <w:lang w:val="en-US"/>
        </w:rPr>
        <w:t>great cleavage position</w:t>
      </w:r>
      <w:r w:rsidR="00F248EC">
        <w:rPr>
          <w:rFonts w:ascii="Arial" w:hAnsi="Arial" w:cs="Arial"/>
          <w:bCs/>
          <w:lang w:val="en-US"/>
        </w:rPr>
        <w:t>,</w:t>
      </w:r>
      <w:r>
        <w:rPr>
          <w:rFonts w:ascii="Arial" w:hAnsi="Arial" w:cs="Arial"/>
          <w:bCs/>
          <w:lang w:val="en-US"/>
        </w:rPr>
        <w:t xml:space="preserve"> </w:t>
      </w:r>
      <w:r w:rsidR="005D5D40">
        <w:rPr>
          <w:rFonts w:ascii="Arial" w:hAnsi="Arial" w:cs="Arial"/>
          <w:bCs/>
          <w:lang w:val="en-US"/>
        </w:rPr>
        <w:t>and</w:t>
      </w:r>
      <w:r>
        <w:rPr>
          <w:rFonts w:ascii="Arial" w:hAnsi="Arial" w:cs="Arial"/>
          <w:bCs/>
          <w:lang w:val="en-US"/>
        </w:rPr>
        <w:t xml:space="preserve"> result</w:t>
      </w:r>
      <w:r w:rsidR="00A51170">
        <w:rPr>
          <w:rFonts w:ascii="Arial" w:hAnsi="Arial" w:cs="Arial"/>
          <w:bCs/>
          <w:lang w:val="en-US"/>
        </w:rPr>
        <w:t>s</w:t>
      </w:r>
      <w:r>
        <w:rPr>
          <w:rFonts w:ascii="Arial" w:hAnsi="Arial" w:cs="Arial"/>
          <w:bCs/>
          <w:lang w:val="en-US"/>
        </w:rPr>
        <w:t xml:space="preserve"> in some of the highest knock-in efficiencies we have recorded.</w:t>
      </w:r>
    </w:p>
    <w:p w14:paraId="45314F3E" w14:textId="65384888" w:rsidR="007E2B0B" w:rsidRDefault="007E2B0B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The strategies outlined above are </w:t>
      </w:r>
      <w:r w:rsidR="005D5D40">
        <w:rPr>
          <w:rFonts w:ascii="Arial" w:hAnsi="Arial" w:cs="Arial"/>
          <w:bCs/>
          <w:lang w:val="en-US"/>
        </w:rPr>
        <w:t xml:space="preserve">also </w:t>
      </w:r>
      <w:r>
        <w:rPr>
          <w:rFonts w:ascii="Arial" w:hAnsi="Arial" w:cs="Arial"/>
          <w:bCs/>
          <w:lang w:val="en-US"/>
        </w:rPr>
        <w:t>relevant for alternative CRISPR associated nucleases, in particular with respect to the the Cas9 derived nucleases with alternative PAMs.</w:t>
      </w:r>
    </w:p>
    <w:p w14:paraId="1B6483E9" w14:textId="77306717" w:rsidR="007E2B0B" w:rsidRDefault="007E2B0B" w:rsidP="007E2B0B">
      <w:pPr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br w:type="page"/>
      </w:r>
    </w:p>
    <w:p w14:paraId="6AB0F62E" w14:textId="6FF59590" w:rsidR="00601DA8" w:rsidRPr="003B2A1B" w:rsidRDefault="00601DA8" w:rsidP="00601DA8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Homology arm design for one-step targeting vector assembly</w:t>
      </w:r>
      <w:r w:rsidR="00AE4F1D">
        <w:rPr>
          <w:rFonts w:ascii="Arial" w:hAnsi="Arial" w:cs="Arial"/>
          <w:b/>
          <w:lang w:val="en-US"/>
        </w:rPr>
        <w:t xml:space="preserve"> for N-terminal knock-ins.</w:t>
      </w:r>
    </w:p>
    <w:p w14:paraId="30921EB3" w14:textId="77777777" w:rsidR="008E28FE" w:rsidRDefault="007E2B0B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To integrate the coding sequence of a fluorescent protein at a specific genomic location, </w:t>
      </w:r>
      <w:r w:rsidR="008E28FE">
        <w:rPr>
          <w:rFonts w:ascii="Arial" w:hAnsi="Arial" w:cs="Arial"/>
          <w:bCs/>
          <w:lang w:val="en-US"/>
        </w:rPr>
        <w:t xml:space="preserve">we select up- and downstream homology arms that flank the desired integration site. In the case of LMNA, we integrate our knock-in right after the start codon at the N-terminus. </w:t>
      </w:r>
    </w:p>
    <w:p w14:paraId="5D10C32C" w14:textId="0F0EFDBA" w:rsidR="007E2B0B" w:rsidRPr="008E28FE" w:rsidRDefault="008E28F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Homology arm length is a frequently debated </w:t>
      </w:r>
      <w:r w:rsidRPr="00605029">
        <w:rPr>
          <w:rFonts w:ascii="Arial" w:hAnsi="Arial" w:cs="Arial"/>
          <w:bCs/>
          <w:lang w:val="en-US"/>
        </w:rPr>
        <w:t>topic. Prior work</w:t>
      </w:r>
      <w:r w:rsidR="00B87775" w:rsidRPr="00B87775">
        <w:rPr>
          <w:rFonts w:ascii="Arial" w:hAnsi="Arial" w:cs="Arial"/>
          <w:bCs/>
          <w:vertAlign w:val="superscript"/>
          <w:lang w:val="en-US"/>
        </w:rPr>
        <w:t>4-6</w:t>
      </w:r>
      <w:r w:rsidRPr="00605029">
        <w:rPr>
          <w:rFonts w:ascii="Arial" w:hAnsi="Arial" w:cs="Arial"/>
          <w:bCs/>
          <w:lang w:val="en-US"/>
        </w:rPr>
        <w:t>,</w:t>
      </w:r>
      <w:r>
        <w:rPr>
          <w:rFonts w:ascii="Arial" w:hAnsi="Arial" w:cs="Arial"/>
          <w:bCs/>
          <w:lang w:val="en-US"/>
        </w:rPr>
        <w:t xml:space="preserve"> and our experiments in Fig</w:t>
      </w:r>
      <w:r w:rsidR="00B77322">
        <w:rPr>
          <w:rFonts w:ascii="Arial" w:hAnsi="Arial" w:cs="Arial"/>
          <w:bCs/>
          <w:lang w:val="en-US"/>
        </w:rPr>
        <w:t xml:space="preserve"> 1D</w:t>
      </w:r>
      <w:r>
        <w:rPr>
          <w:rFonts w:ascii="Arial" w:hAnsi="Arial" w:cs="Arial"/>
          <w:bCs/>
          <w:lang w:val="en-US"/>
        </w:rPr>
        <w:t xml:space="preserve"> of the current manuscript, le</w:t>
      </w:r>
      <w:r w:rsidR="00E67F34">
        <w:rPr>
          <w:rFonts w:ascii="Arial" w:hAnsi="Arial" w:cs="Arial"/>
          <w:bCs/>
          <w:lang w:val="en-US"/>
        </w:rPr>
        <w:t>a</w:t>
      </w:r>
      <w:r>
        <w:rPr>
          <w:rFonts w:ascii="Arial" w:hAnsi="Arial" w:cs="Arial"/>
          <w:bCs/>
          <w:lang w:val="en-US"/>
        </w:rPr>
        <w:t xml:space="preserve">d us to operate with a default homology arm length of 600bp. This is a </w:t>
      </w:r>
      <w:r w:rsidR="00E67F34">
        <w:rPr>
          <w:rFonts w:ascii="Arial" w:hAnsi="Arial" w:cs="Arial"/>
          <w:bCs/>
          <w:lang w:val="en-US"/>
        </w:rPr>
        <w:t xml:space="preserve">convenient size for commercial synthesis or </w:t>
      </w:r>
      <w:r w:rsidR="001D2FCB">
        <w:rPr>
          <w:rFonts w:ascii="Arial" w:hAnsi="Arial" w:cs="Arial"/>
          <w:bCs/>
          <w:lang w:val="en-US"/>
        </w:rPr>
        <w:t xml:space="preserve">a </w:t>
      </w:r>
      <w:r w:rsidR="00E67F34">
        <w:rPr>
          <w:rFonts w:ascii="Arial" w:hAnsi="Arial" w:cs="Arial"/>
          <w:bCs/>
          <w:lang w:val="en-US"/>
        </w:rPr>
        <w:t xml:space="preserve">genomic PCR, and </w:t>
      </w:r>
      <w:r>
        <w:rPr>
          <w:rFonts w:ascii="Arial" w:hAnsi="Arial" w:cs="Arial"/>
          <w:bCs/>
          <w:lang w:val="en-US"/>
        </w:rPr>
        <w:t xml:space="preserve">generally results in high knock-in efficiencies for </w:t>
      </w:r>
      <w:r w:rsidRPr="003262F8">
        <w:rPr>
          <w:rFonts w:ascii="Arial" w:hAnsi="Arial" w:cs="Arial"/>
          <w:bCs/>
          <w:lang w:val="en-US"/>
        </w:rPr>
        <w:t xml:space="preserve">both in-trans paired cleavage and nicking. </w:t>
      </w:r>
      <w:r w:rsidR="00206CBC" w:rsidRPr="00206CBC">
        <w:rPr>
          <w:rFonts w:ascii="Arial" w:hAnsi="Arial" w:cs="Arial"/>
          <w:bCs/>
          <w:lang w:val="en-US"/>
        </w:rPr>
        <w:t>We first select our homology arms</w:t>
      </w:r>
      <w:r w:rsidR="00206CBC">
        <w:rPr>
          <w:rFonts w:ascii="Arial" w:hAnsi="Arial" w:cs="Arial"/>
          <w:bCs/>
          <w:lang w:val="en-US"/>
        </w:rPr>
        <w:t xml:space="preserve"> for LMNA</w:t>
      </w:r>
      <w:r w:rsidR="00206CBC" w:rsidRPr="00206CBC">
        <w:rPr>
          <w:rFonts w:ascii="Arial" w:hAnsi="Arial" w:cs="Arial"/>
          <w:bCs/>
          <w:lang w:val="en-US"/>
        </w:rPr>
        <w:t>:</w:t>
      </w:r>
    </w:p>
    <w:p w14:paraId="71B24206" w14:textId="4EADD07B" w:rsidR="007E2B0B" w:rsidRDefault="00E67F34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noProof/>
          <w:lang w:val="en-US"/>
        </w:rPr>
        <w:drawing>
          <wp:inline distT="0" distB="0" distL="0" distR="0" wp14:anchorId="1FEE8155" wp14:editId="7A23E8FB">
            <wp:extent cx="5760720" cy="2009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0E54" w14:textId="3A75D196" w:rsidR="00E67F34" w:rsidRDefault="00743365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To </w:t>
      </w:r>
      <w:r w:rsidRPr="00C452B3">
        <w:rPr>
          <w:rFonts w:ascii="Arial" w:hAnsi="Arial" w:cs="Arial"/>
          <w:bCs/>
          <w:lang w:val="en-US"/>
        </w:rPr>
        <w:t xml:space="preserve">support in-trans paired cleavage and nicking, </w:t>
      </w:r>
      <w:r w:rsidR="00C452B3">
        <w:rPr>
          <w:rFonts w:ascii="Arial" w:hAnsi="Arial" w:cs="Arial"/>
          <w:bCs/>
          <w:lang w:val="en-US"/>
        </w:rPr>
        <w:t xml:space="preserve">we prefer </w:t>
      </w:r>
      <w:r w:rsidR="00C8609A">
        <w:rPr>
          <w:rFonts w:ascii="Arial" w:hAnsi="Arial" w:cs="Arial"/>
          <w:bCs/>
          <w:lang w:val="en-US"/>
        </w:rPr>
        <w:t xml:space="preserve">to </w:t>
      </w:r>
      <w:r w:rsidR="00C452B3">
        <w:rPr>
          <w:rFonts w:ascii="Arial" w:hAnsi="Arial" w:cs="Arial"/>
          <w:bCs/>
          <w:lang w:val="en-US"/>
        </w:rPr>
        <w:t>flank both homology arms</w:t>
      </w:r>
      <w:r>
        <w:rPr>
          <w:rFonts w:ascii="Arial" w:hAnsi="Arial" w:cs="Arial"/>
          <w:bCs/>
          <w:lang w:val="en-US"/>
        </w:rPr>
        <w:t xml:space="preserve"> by </w:t>
      </w:r>
      <w:r w:rsidR="00D14CFF">
        <w:rPr>
          <w:rFonts w:ascii="Arial" w:hAnsi="Arial" w:cs="Arial"/>
          <w:bCs/>
          <w:lang w:val="en-US"/>
        </w:rPr>
        <w:t>the same</w:t>
      </w:r>
      <w:r>
        <w:rPr>
          <w:rFonts w:ascii="Arial" w:hAnsi="Arial" w:cs="Arial"/>
          <w:bCs/>
          <w:lang w:val="en-US"/>
        </w:rPr>
        <w:t xml:space="preserve"> Cas9-target site </w:t>
      </w:r>
      <w:r w:rsidR="003A7DC8">
        <w:rPr>
          <w:rFonts w:ascii="Arial" w:hAnsi="Arial" w:cs="Arial"/>
          <w:bCs/>
          <w:lang w:val="en-US"/>
        </w:rPr>
        <w:t>as</w:t>
      </w:r>
      <w:r w:rsidR="00C452B3">
        <w:rPr>
          <w:rFonts w:ascii="Arial" w:hAnsi="Arial" w:cs="Arial"/>
          <w:bCs/>
          <w:lang w:val="en-US"/>
        </w:rPr>
        <w:t xml:space="preserve"> the one selected for genomic cleavage</w:t>
      </w:r>
      <w:r w:rsidR="003A7DC8">
        <w:rPr>
          <w:rFonts w:ascii="Arial" w:hAnsi="Arial" w:cs="Arial"/>
          <w:bCs/>
          <w:lang w:val="en-US"/>
        </w:rPr>
        <w:t xml:space="preserve"> at the integration site</w:t>
      </w:r>
      <w:r>
        <w:rPr>
          <w:rFonts w:ascii="Arial" w:hAnsi="Arial" w:cs="Arial"/>
          <w:bCs/>
          <w:lang w:val="en-US"/>
        </w:rPr>
        <w:t>, so that co-deliver</w:t>
      </w:r>
      <w:r w:rsidR="00C8609A">
        <w:rPr>
          <w:rFonts w:ascii="Arial" w:hAnsi="Arial" w:cs="Arial"/>
          <w:bCs/>
          <w:lang w:val="en-US"/>
        </w:rPr>
        <w:t xml:space="preserve">y of </w:t>
      </w:r>
      <w:r w:rsidR="00107ED8">
        <w:rPr>
          <w:rFonts w:ascii="Arial" w:hAnsi="Arial" w:cs="Arial"/>
          <w:bCs/>
          <w:lang w:val="en-US"/>
        </w:rPr>
        <w:t>a</w:t>
      </w:r>
      <w:r>
        <w:rPr>
          <w:rFonts w:ascii="Arial" w:hAnsi="Arial" w:cs="Arial"/>
          <w:bCs/>
          <w:lang w:val="en-US"/>
        </w:rPr>
        <w:t xml:space="preserve"> single guide</w:t>
      </w:r>
      <w:r w:rsidR="00C8609A">
        <w:rPr>
          <w:rFonts w:ascii="Arial" w:hAnsi="Arial" w:cs="Arial"/>
          <w:bCs/>
          <w:lang w:val="en-US"/>
        </w:rPr>
        <w:t xml:space="preserve"> is sufficient</w:t>
      </w:r>
      <w:r>
        <w:rPr>
          <w:rFonts w:ascii="Arial" w:hAnsi="Arial" w:cs="Arial"/>
          <w:bCs/>
          <w:lang w:val="en-US"/>
        </w:rPr>
        <w:t>, instead of using a separate</w:t>
      </w:r>
      <w:r w:rsidR="00AD097A">
        <w:rPr>
          <w:rFonts w:ascii="Arial" w:hAnsi="Arial" w:cs="Arial"/>
          <w:bCs/>
          <w:lang w:val="en-US"/>
        </w:rPr>
        <w:t>,</w:t>
      </w:r>
      <w:r>
        <w:rPr>
          <w:rFonts w:ascii="Arial" w:hAnsi="Arial" w:cs="Arial"/>
          <w:bCs/>
          <w:lang w:val="en-US"/>
        </w:rPr>
        <w:t xml:space="preserve"> dedicated guide for vector cleavage.</w:t>
      </w:r>
      <w:r w:rsidR="00AD097A">
        <w:rPr>
          <w:rFonts w:ascii="Arial" w:hAnsi="Arial" w:cs="Arial"/>
          <w:bCs/>
          <w:lang w:val="en-US"/>
        </w:rPr>
        <w:t xml:space="preserve"> On the other hand, a dedicated vector guide allows the researcher to select a well vetted and highly efficient guide for vector cleavage, but requires co-delivery. Both strategies are valid. </w:t>
      </w:r>
      <w:r>
        <w:rPr>
          <w:rFonts w:ascii="Arial" w:hAnsi="Arial" w:cs="Arial"/>
          <w:bCs/>
          <w:lang w:val="en-US"/>
        </w:rPr>
        <w:t>Furthermore, we</w:t>
      </w:r>
      <w:r w:rsidR="00E67F34">
        <w:rPr>
          <w:rFonts w:ascii="Arial" w:hAnsi="Arial" w:cs="Arial"/>
          <w:bCs/>
          <w:lang w:val="en-US"/>
        </w:rPr>
        <w:t xml:space="preserve"> designed our targeting vector backbones to allow one-step targeting vector assembly using a </w:t>
      </w:r>
      <w:proofErr w:type="spellStart"/>
      <w:r w:rsidR="00E67F34">
        <w:rPr>
          <w:rFonts w:ascii="Arial" w:hAnsi="Arial" w:cs="Arial"/>
          <w:bCs/>
          <w:lang w:val="en-US"/>
        </w:rPr>
        <w:t>SapI</w:t>
      </w:r>
      <w:proofErr w:type="spellEnd"/>
      <w:r w:rsidR="00E67F34">
        <w:rPr>
          <w:rFonts w:ascii="Arial" w:hAnsi="Arial" w:cs="Arial"/>
          <w:bCs/>
          <w:lang w:val="en-US"/>
        </w:rPr>
        <w:t xml:space="preserve"> based golden</w:t>
      </w:r>
      <w:r>
        <w:rPr>
          <w:rFonts w:ascii="Arial" w:hAnsi="Arial" w:cs="Arial"/>
          <w:bCs/>
          <w:lang w:val="en-US"/>
        </w:rPr>
        <w:t>-</w:t>
      </w:r>
      <w:r w:rsidR="00E67F34">
        <w:rPr>
          <w:rFonts w:ascii="Arial" w:hAnsi="Arial" w:cs="Arial"/>
          <w:bCs/>
          <w:lang w:val="en-US"/>
        </w:rPr>
        <w:t>gate strategy</w:t>
      </w:r>
      <w:r>
        <w:rPr>
          <w:rFonts w:ascii="Arial" w:hAnsi="Arial" w:cs="Arial"/>
          <w:bCs/>
          <w:lang w:val="en-US"/>
        </w:rPr>
        <w:t xml:space="preserve">, which requires flanking the homology arm fragments with </w:t>
      </w:r>
      <w:proofErr w:type="spellStart"/>
      <w:r>
        <w:rPr>
          <w:rFonts w:ascii="Arial" w:hAnsi="Arial" w:cs="Arial"/>
          <w:bCs/>
          <w:lang w:val="en-US"/>
        </w:rPr>
        <w:t>SapI</w:t>
      </w:r>
      <w:proofErr w:type="spellEnd"/>
      <w:r>
        <w:rPr>
          <w:rFonts w:ascii="Arial" w:hAnsi="Arial" w:cs="Arial"/>
          <w:bCs/>
          <w:lang w:val="en-US"/>
        </w:rPr>
        <w:t xml:space="preserve"> sites</w:t>
      </w:r>
      <w:r w:rsidR="00DA53B9">
        <w:rPr>
          <w:rFonts w:ascii="Arial" w:hAnsi="Arial" w:cs="Arial"/>
          <w:bCs/>
          <w:lang w:val="en-US"/>
        </w:rPr>
        <w:t xml:space="preserve"> that generate specific overhangs</w:t>
      </w:r>
      <w:r>
        <w:rPr>
          <w:rFonts w:ascii="Arial" w:hAnsi="Arial" w:cs="Arial"/>
          <w:bCs/>
          <w:lang w:val="en-US"/>
        </w:rPr>
        <w:t xml:space="preserve">. </w:t>
      </w:r>
    </w:p>
    <w:p w14:paraId="4FCBABF8" w14:textId="354D9259" w:rsidR="00743365" w:rsidRDefault="00743365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lastRenderedPageBreak/>
        <w:t xml:space="preserve">To generate homology arm fragments that are flanked with </w:t>
      </w:r>
      <w:r w:rsidR="00AC495D">
        <w:rPr>
          <w:rFonts w:ascii="Arial" w:hAnsi="Arial" w:cs="Arial"/>
          <w:bCs/>
          <w:lang w:val="en-US"/>
        </w:rPr>
        <w:t>a</w:t>
      </w:r>
      <w:r>
        <w:rPr>
          <w:rFonts w:ascii="Arial" w:hAnsi="Arial" w:cs="Arial"/>
          <w:bCs/>
          <w:lang w:val="en-US"/>
        </w:rPr>
        <w:t xml:space="preserve"> Cas9 target site and </w:t>
      </w:r>
      <w:proofErr w:type="spellStart"/>
      <w:r w:rsidR="00DA53B9">
        <w:rPr>
          <w:rFonts w:ascii="Arial" w:hAnsi="Arial" w:cs="Arial"/>
          <w:bCs/>
          <w:lang w:val="en-US"/>
        </w:rPr>
        <w:t>SapI</w:t>
      </w:r>
      <w:proofErr w:type="spellEnd"/>
      <w:r w:rsidR="00DA53B9">
        <w:rPr>
          <w:rFonts w:ascii="Arial" w:hAnsi="Arial" w:cs="Arial"/>
          <w:bCs/>
          <w:lang w:val="en-US"/>
        </w:rPr>
        <w:t xml:space="preserve"> </w:t>
      </w:r>
      <w:r w:rsidR="00AD097A">
        <w:rPr>
          <w:rFonts w:ascii="Arial" w:hAnsi="Arial" w:cs="Arial"/>
          <w:bCs/>
          <w:lang w:val="en-US"/>
        </w:rPr>
        <w:t xml:space="preserve">restriction </w:t>
      </w:r>
      <w:r w:rsidR="00DA53B9">
        <w:rPr>
          <w:rFonts w:ascii="Arial" w:hAnsi="Arial" w:cs="Arial"/>
          <w:bCs/>
          <w:lang w:val="en-US"/>
        </w:rPr>
        <w:t xml:space="preserve">sites, we prefer commercial synthesis. </w:t>
      </w:r>
      <w:r w:rsidR="00217C27">
        <w:rPr>
          <w:rFonts w:ascii="Arial" w:hAnsi="Arial" w:cs="Arial"/>
          <w:bCs/>
          <w:lang w:val="en-US"/>
        </w:rPr>
        <w:t xml:space="preserve">We created homology arm fragment </w:t>
      </w:r>
      <w:r w:rsidR="005F539E">
        <w:rPr>
          <w:rFonts w:ascii="Arial" w:hAnsi="Arial" w:cs="Arial"/>
          <w:bCs/>
          <w:lang w:val="en-US"/>
        </w:rPr>
        <w:t>templates</w:t>
      </w:r>
      <w:r w:rsidR="00217C27">
        <w:rPr>
          <w:rFonts w:ascii="Arial" w:hAnsi="Arial" w:cs="Arial"/>
          <w:bCs/>
          <w:lang w:val="en-US"/>
        </w:rPr>
        <w:t xml:space="preserve"> that can be modified and ordered</w:t>
      </w:r>
      <w:r w:rsidR="002A5961">
        <w:rPr>
          <w:rFonts w:ascii="Arial" w:hAnsi="Arial" w:cs="Arial"/>
          <w:bCs/>
          <w:lang w:val="en-US"/>
        </w:rPr>
        <w:t xml:space="preserve">. Note that the N-terminal and C-terminal targeting vector backbones require different overhangs. Here are the </w:t>
      </w:r>
      <w:r w:rsidR="005F539E">
        <w:rPr>
          <w:rFonts w:ascii="Arial" w:hAnsi="Arial" w:cs="Arial"/>
          <w:bCs/>
          <w:lang w:val="en-US"/>
        </w:rPr>
        <w:t>templates</w:t>
      </w:r>
      <w:r w:rsidR="002A5961">
        <w:rPr>
          <w:rFonts w:ascii="Arial" w:hAnsi="Arial" w:cs="Arial"/>
          <w:bCs/>
          <w:lang w:val="en-US"/>
        </w:rPr>
        <w:t xml:space="preserve"> for the N-terminal targeting vectors</w:t>
      </w:r>
      <w:r w:rsidR="00217C27">
        <w:rPr>
          <w:rFonts w:ascii="Arial" w:hAnsi="Arial" w:cs="Arial"/>
          <w:bCs/>
          <w:lang w:val="en-US"/>
        </w:rPr>
        <w:t>:</w:t>
      </w:r>
    </w:p>
    <w:p w14:paraId="14C4FDEA" w14:textId="6CC7D05D" w:rsidR="00211586" w:rsidRPr="00C452B3" w:rsidRDefault="00211586" w:rsidP="0048245C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452B3">
        <w:rPr>
          <w:rFonts w:ascii="Arial" w:hAnsi="Arial" w:cs="Arial"/>
          <w:b/>
          <w:sz w:val="20"/>
          <w:szCs w:val="20"/>
          <w:lang w:val="en-US"/>
        </w:rPr>
        <w:t>N-terminal U</w:t>
      </w:r>
      <w:r w:rsidR="003A7DC8" w:rsidRPr="00C452B3">
        <w:rPr>
          <w:rFonts w:ascii="Arial" w:hAnsi="Arial" w:cs="Arial"/>
          <w:b/>
          <w:sz w:val="20"/>
          <w:szCs w:val="20"/>
          <w:lang w:val="en-US"/>
        </w:rPr>
        <w:t xml:space="preserve">pstream </w:t>
      </w:r>
      <w:r w:rsidRPr="00C452B3">
        <w:rPr>
          <w:rFonts w:ascii="Arial" w:hAnsi="Arial" w:cs="Arial"/>
          <w:b/>
          <w:sz w:val="20"/>
          <w:szCs w:val="20"/>
          <w:lang w:val="en-US"/>
        </w:rPr>
        <w:t>H</w:t>
      </w:r>
      <w:r w:rsidR="003A7DC8" w:rsidRPr="00C452B3">
        <w:rPr>
          <w:rFonts w:ascii="Arial" w:hAnsi="Arial" w:cs="Arial"/>
          <w:b/>
          <w:sz w:val="20"/>
          <w:szCs w:val="20"/>
          <w:lang w:val="en-US"/>
        </w:rPr>
        <w:t>omology arm (UH</w:t>
      </w:r>
      <w:r w:rsidRPr="00C452B3">
        <w:rPr>
          <w:rFonts w:ascii="Arial" w:hAnsi="Arial" w:cs="Arial"/>
          <w:b/>
          <w:sz w:val="20"/>
          <w:szCs w:val="20"/>
          <w:lang w:val="en-US"/>
        </w:rPr>
        <w:t>A</w:t>
      </w:r>
      <w:r w:rsidR="003A7DC8" w:rsidRPr="00C452B3">
        <w:rPr>
          <w:rFonts w:ascii="Arial" w:hAnsi="Arial" w:cs="Arial"/>
          <w:b/>
          <w:sz w:val="20"/>
          <w:szCs w:val="20"/>
          <w:lang w:val="en-US"/>
        </w:rPr>
        <w:t>)</w:t>
      </w:r>
      <w:r w:rsidRPr="00C452B3">
        <w:rPr>
          <w:rFonts w:ascii="Arial" w:hAnsi="Arial" w:cs="Arial"/>
          <w:b/>
          <w:sz w:val="20"/>
          <w:szCs w:val="20"/>
          <w:lang w:val="en-US"/>
        </w:rPr>
        <w:t xml:space="preserve"> fragment </w:t>
      </w:r>
      <w:r w:rsidR="005F539E" w:rsidRPr="00C452B3">
        <w:rPr>
          <w:rFonts w:ascii="Arial" w:hAnsi="Arial" w:cs="Arial"/>
          <w:b/>
          <w:sz w:val="20"/>
          <w:szCs w:val="20"/>
          <w:lang w:val="en-US"/>
        </w:rPr>
        <w:t>template</w:t>
      </w:r>
    </w:p>
    <w:p w14:paraId="3A0D64C4" w14:textId="74B18172" w:rsidR="00211586" w:rsidRPr="00211586" w:rsidRDefault="00211586" w:rsidP="0048245C">
      <w:pPr>
        <w:spacing w:line="48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AAC</w:t>
      </w:r>
      <w:r w:rsidRPr="00211586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GCTCTTC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ATAC</w:t>
      </w:r>
      <w:r w:rsidR="00CB5AAB"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-Cas9 target here</w:t>
      </w:r>
      <w:r w:rsid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="00CB5AAB" w:rsidRPr="00211586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PAM</w:t>
      </w:r>
      <w:r w:rsidRPr="00211586">
        <w:rPr>
          <w:rFonts w:ascii="Courier New" w:hAnsi="Courier New" w:cs="Courier New"/>
          <w:bCs/>
          <w:color w:val="FF0000"/>
          <w:sz w:val="24"/>
          <w:szCs w:val="24"/>
          <w:lang w:val="en-US"/>
        </w:rPr>
        <w:t>-UHA here-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GTGT</w:t>
      </w:r>
      <w:r w:rsidRPr="00211586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GAAGAGC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GCG</w:t>
      </w:r>
    </w:p>
    <w:p w14:paraId="1F47A505" w14:textId="02CBB203" w:rsidR="00AC495D" w:rsidRPr="00C452B3" w:rsidRDefault="00AC495D" w:rsidP="0048245C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C452B3">
        <w:rPr>
          <w:rFonts w:ascii="Arial" w:hAnsi="Arial" w:cs="Arial"/>
          <w:b/>
          <w:sz w:val="20"/>
          <w:szCs w:val="20"/>
          <w:lang w:val="en-US"/>
        </w:rPr>
        <w:t xml:space="preserve">N-terminal DHA fragment </w:t>
      </w:r>
      <w:r w:rsidR="005F539E" w:rsidRPr="00C452B3">
        <w:rPr>
          <w:rFonts w:ascii="Arial" w:hAnsi="Arial" w:cs="Arial"/>
          <w:b/>
          <w:sz w:val="20"/>
          <w:szCs w:val="20"/>
          <w:lang w:val="en-US"/>
        </w:rPr>
        <w:t>template</w:t>
      </w:r>
    </w:p>
    <w:p w14:paraId="67FFE244" w14:textId="2186DBCC" w:rsidR="00217C27" w:rsidRPr="00211586" w:rsidRDefault="00AC495D" w:rsidP="0048245C">
      <w:pPr>
        <w:spacing w:line="48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CGC</w:t>
      </w:r>
      <w:r w:rsidRPr="00211586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GCTCTTC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GAGC</w:t>
      </w:r>
      <w:r w:rsidRPr="00211586">
        <w:rPr>
          <w:rFonts w:ascii="Courier New" w:hAnsi="Courier New" w:cs="Courier New"/>
          <w:bCs/>
          <w:color w:val="FF0000"/>
          <w:sz w:val="24"/>
          <w:szCs w:val="24"/>
          <w:lang w:val="en-US"/>
        </w:rPr>
        <w:t>-DHA here-</w:t>
      </w:r>
      <w:r w:rsidR="00263441"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 xml:space="preserve">Cas9 target </w:t>
      </w:r>
      <w:r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here</w:t>
      </w:r>
      <w:r w:rsid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="0065004F" w:rsidRPr="00211586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PAM</w:t>
      </w:r>
      <w:r w:rsidR="0065004F"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AATC</w:t>
      </w:r>
      <w:r w:rsidRPr="00211586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GAAGAGC</w:t>
      </w:r>
      <w:r w:rsidRPr="00211586">
        <w:rPr>
          <w:rFonts w:ascii="Courier New" w:hAnsi="Courier New" w:cs="Courier New"/>
          <w:bCs/>
          <w:sz w:val="24"/>
          <w:szCs w:val="24"/>
          <w:lang w:val="en-US"/>
        </w:rPr>
        <w:t>GTT</w:t>
      </w:r>
    </w:p>
    <w:p w14:paraId="4BE6E529" w14:textId="655B2C84" w:rsidR="003A7DC8" w:rsidRDefault="00211586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In the above homology arm fragment </w:t>
      </w:r>
      <w:r w:rsidR="005F539E">
        <w:rPr>
          <w:rFonts w:ascii="Arial" w:hAnsi="Arial" w:cs="Arial"/>
          <w:bCs/>
          <w:lang w:val="en-US"/>
        </w:rPr>
        <w:t>templates</w:t>
      </w:r>
      <w:r>
        <w:rPr>
          <w:rFonts w:ascii="Arial" w:hAnsi="Arial" w:cs="Arial"/>
          <w:bCs/>
          <w:lang w:val="en-US"/>
        </w:rPr>
        <w:t xml:space="preserve">, the </w:t>
      </w:r>
      <w:proofErr w:type="spellStart"/>
      <w:r w:rsidRPr="00102E68">
        <w:rPr>
          <w:rFonts w:ascii="Arial" w:hAnsi="Arial" w:cs="Arial"/>
          <w:bCs/>
          <w:lang w:val="en-US"/>
        </w:rPr>
        <w:t>SapI</w:t>
      </w:r>
      <w:proofErr w:type="spellEnd"/>
      <w:r w:rsidRPr="00102E68">
        <w:rPr>
          <w:rFonts w:ascii="Arial" w:hAnsi="Arial" w:cs="Arial"/>
          <w:bCs/>
          <w:lang w:val="en-US"/>
        </w:rPr>
        <w:t xml:space="preserve"> sites </w:t>
      </w:r>
      <w:r>
        <w:rPr>
          <w:rFonts w:ascii="Arial" w:hAnsi="Arial" w:cs="Arial"/>
          <w:bCs/>
          <w:lang w:val="en-US"/>
        </w:rPr>
        <w:t xml:space="preserve">are indicated in green. These sites generate unique 3-base overhangs that allow golden-gate assembly of the targeting vector. </w:t>
      </w:r>
    </w:p>
    <w:p w14:paraId="27A90AF2" w14:textId="4DC42ACA" w:rsidR="00E565AE" w:rsidRPr="00107ED8" w:rsidRDefault="00E565AE" w:rsidP="00E565AE">
      <w:pPr>
        <w:spacing w:line="240" w:lineRule="auto"/>
        <w:rPr>
          <w:rFonts w:ascii="Arial" w:hAnsi="Arial" w:cs="Arial"/>
          <w:bCs/>
          <w:lang w:val="fr-FR"/>
        </w:rPr>
      </w:pPr>
      <w:proofErr w:type="spellStart"/>
      <w:r w:rsidRPr="00107ED8">
        <w:rPr>
          <w:rFonts w:ascii="Arial" w:hAnsi="Arial" w:cs="Arial"/>
          <w:bCs/>
          <w:lang w:val="fr-FR"/>
        </w:rPr>
        <w:t>SapI</w:t>
      </w:r>
      <w:proofErr w:type="spellEnd"/>
      <w:r w:rsidRPr="00107ED8">
        <w:rPr>
          <w:rFonts w:ascii="Arial" w:hAnsi="Arial" w:cs="Arial"/>
          <w:bCs/>
          <w:lang w:val="fr-FR"/>
        </w:rPr>
        <w:t xml:space="preserve"> restriction enzyme</w:t>
      </w:r>
    </w:p>
    <w:p w14:paraId="75C7A91A" w14:textId="77EF053E" w:rsidR="003A7DC8" w:rsidRPr="00C452B3" w:rsidRDefault="00E565AE" w:rsidP="00C452B3">
      <w:pPr>
        <w:spacing w:line="240" w:lineRule="auto"/>
        <w:rPr>
          <w:rFonts w:ascii="Courier" w:hAnsi="Courier" w:cs="Arial"/>
          <w:bCs/>
          <w:lang w:val="en-US"/>
        </w:rPr>
      </w:pPr>
      <w:r w:rsidRPr="00107ED8">
        <w:rPr>
          <w:rFonts w:ascii="Courier" w:hAnsi="Courier" w:cs="Arial"/>
          <w:bCs/>
          <w:lang w:val="fr-FR"/>
        </w:rPr>
        <w:t>5'...GCTCTTC (N)</w:t>
      </w:r>
      <w:r w:rsidRPr="00107ED8">
        <w:rPr>
          <w:rFonts w:ascii="Courier" w:hAnsi="Courier" w:cs="Arial"/>
          <w:bCs/>
          <w:vertAlign w:val="subscript"/>
          <w:lang w:val="fr-FR"/>
        </w:rPr>
        <w:t>1</w:t>
      </w:r>
      <w:r w:rsidRPr="00107ED8">
        <w:rPr>
          <w:rFonts w:ascii="Courier" w:hAnsi="Courier" w:cs="Arial"/>
          <w:bCs/>
          <w:lang w:val="fr-FR"/>
        </w:rPr>
        <w:t xml:space="preserve">... </w:t>
      </w:r>
      <w:r w:rsidRPr="00C452B3">
        <w:rPr>
          <w:rFonts w:ascii="Courier" w:hAnsi="Courier" w:cs="Arial"/>
          <w:bCs/>
          <w:lang w:val="en-US"/>
        </w:rPr>
        <w:t>3'</w:t>
      </w:r>
    </w:p>
    <w:p w14:paraId="26FC9457" w14:textId="27D8C529" w:rsidR="00E565AE" w:rsidRDefault="00E565AE" w:rsidP="00E565AE">
      <w:pPr>
        <w:spacing w:line="240" w:lineRule="auto"/>
        <w:rPr>
          <w:rFonts w:ascii="Courier" w:hAnsi="Courier" w:cs="Arial"/>
          <w:bCs/>
          <w:lang w:val="en-US"/>
        </w:rPr>
      </w:pPr>
      <w:r w:rsidRPr="00C452B3">
        <w:rPr>
          <w:rFonts w:ascii="Courier" w:hAnsi="Courier" w:cs="Arial"/>
          <w:bCs/>
          <w:lang w:val="en-US"/>
        </w:rPr>
        <w:t>3'...CGAGAAG</w:t>
      </w:r>
      <w:r>
        <w:rPr>
          <w:rFonts w:ascii="Courier" w:hAnsi="Courier" w:cs="Arial"/>
          <w:bCs/>
          <w:lang w:val="en-US"/>
        </w:rPr>
        <w:t xml:space="preserve"> </w:t>
      </w:r>
      <w:r w:rsidRPr="00C452B3">
        <w:rPr>
          <w:rFonts w:ascii="Courier" w:hAnsi="Courier" w:cs="Arial"/>
          <w:bCs/>
          <w:lang w:val="en-US"/>
        </w:rPr>
        <w:t>(N)</w:t>
      </w:r>
      <w:r w:rsidRPr="00C452B3">
        <w:rPr>
          <w:rFonts w:ascii="Courier" w:hAnsi="Courier" w:cs="Arial"/>
          <w:bCs/>
          <w:vertAlign w:val="subscript"/>
          <w:lang w:val="en-US"/>
        </w:rPr>
        <w:t>4</w:t>
      </w:r>
      <w:r w:rsidRPr="00C452B3">
        <w:rPr>
          <w:rFonts w:ascii="Courier" w:hAnsi="Courier" w:cs="Arial"/>
          <w:bCs/>
          <w:lang w:val="en-US"/>
        </w:rPr>
        <w:t>...</w:t>
      </w:r>
      <w:r>
        <w:rPr>
          <w:rFonts w:ascii="Courier" w:hAnsi="Courier" w:cs="Arial"/>
          <w:bCs/>
          <w:lang w:val="en-US"/>
        </w:rPr>
        <w:t xml:space="preserve"> </w:t>
      </w:r>
      <w:r w:rsidRPr="00C452B3">
        <w:rPr>
          <w:rFonts w:ascii="Courier" w:hAnsi="Courier" w:cs="Arial"/>
          <w:bCs/>
          <w:lang w:val="en-US"/>
        </w:rPr>
        <w:t>5'</w:t>
      </w:r>
    </w:p>
    <w:p w14:paraId="421087DE" w14:textId="77777777" w:rsidR="00E565AE" w:rsidRPr="00C452B3" w:rsidRDefault="00E565AE" w:rsidP="00C452B3">
      <w:pPr>
        <w:spacing w:line="240" w:lineRule="auto"/>
        <w:rPr>
          <w:rFonts w:ascii="Courier" w:hAnsi="Courier" w:cs="Arial"/>
          <w:bCs/>
          <w:lang w:val="en-US"/>
        </w:rPr>
      </w:pPr>
    </w:p>
    <w:p w14:paraId="3D3A390D" w14:textId="423384EF" w:rsidR="006774D7" w:rsidRDefault="00211586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The selected homology arm regions can simply be copied and pasted, 3’ to 5’</w:t>
      </w:r>
      <w:r w:rsidR="00107ED8">
        <w:rPr>
          <w:rFonts w:ascii="Arial" w:hAnsi="Arial" w:cs="Arial"/>
          <w:bCs/>
          <w:lang w:val="en-US"/>
        </w:rPr>
        <w:t xml:space="preserve"> to replace “UHA/DHA here”</w:t>
      </w:r>
      <w:r>
        <w:rPr>
          <w:rFonts w:ascii="Arial" w:hAnsi="Arial" w:cs="Arial"/>
          <w:bCs/>
          <w:lang w:val="en-US"/>
        </w:rPr>
        <w:t xml:space="preserve">. If necessary, </w:t>
      </w:r>
      <w:r w:rsidR="003E7EF9">
        <w:rPr>
          <w:rFonts w:ascii="Arial" w:hAnsi="Arial" w:cs="Arial"/>
          <w:bCs/>
          <w:lang w:val="en-US"/>
        </w:rPr>
        <w:t>include mutations in the homology arms that prevent re-cleavage by Cas9.</w:t>
      </w:r>
      <w:r w:rsidR="00263441">
        <w:rPr>
          <w:rFonts w:ascii="Arial" w:hAnsi="Arial" w:cs="Arial"/>
          <w:bCs/>
          <w:lang w:val="en-US"/>
        </w:rPr>
        <w:t xml:space="preserve"> The Cas9 target site, </w:t>
      </w:r>
      <w:r w:rsidR="00263441" w:rsidRPr="0065004F">
        <w:rPr>
          <w:rFonts w:ascii="Arial" w:hAnsi="Arial" w:cs="Arial"/>
          <w:b/>
          <w:lang w:val="en-US"/>
        </w:rPr>
        <w:t xml:space="preserve">including </w:t>
      </w:r>
      <w:r w:rsidR="0065004F" w:rsidRPr="0065004F">
        <w:rPr>
          <w:rFonts w:ascii="Arial" w:hAnsi="Arial" w:cs="Arial"/>
          <w:b/>
          <w:lang w:val="en-US"/>
        </w:rPr>
        <w:t>the</w:t>
      </w:r>
      <w:r w:rsidR="00263441" w:rsidRPr="0065004F">
        <w:rPr>
          <w:rFonts w:ascii="Arial" w:hAnsi="Arial" w:cs="Arial"/>
          <w:b/>
          <w:lang w:val="en-US"/>
        </w:rPr>
        <w:t xml:space="preserve"> PAM</w:t>
      </w:r>
      <w:r w:rsidR="00263441" w:rsidRPr="0065004F">
        <w:rPr>
          <w:rFonts w:ascii="Arial" w:hAnsi="Arial" w:cs="Arial"/>
          <w:bCs/>
          <w:lang w:val="en-US"/>
        </w:rPr>
        <w:t xml:space="preserve"> </w:t>
      </w:r>
      <w:r w:rsidR="00263441">
        <w:rPr>
          <w:rFonts w:ascii="Arial" w:hAnsi="Arial" w:cs="Arial"/>
          <w:bCs/>
          <w:lang w:val="en-US"/>
        </w:rPr>
        <w:t xml:space="preserve">can also simply be copied and pasted from the genome. The respective orientation of the Cas9 target sites when using in-trans paired nicking is irrelevant (e.g., it makes no difference whether you nick the top-strand twice, or both the top and bottom strand once). </w:t>
      </w:r>
    </w:p>
    <w:p w14:paraId="4FF0D7C5" w14:textId="01C69ADD" w:rsidR="00E565AE" w:rsidRDefault="00EE72AA" w:rsidP="00BE6707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Before ordering the fragments, w</w:t>
      </w:r>
      <w:r w:rsidR="006774D7">
        <w:rPr>
          <w:rFonts w:ascii="Arial" w:hAnsi="Arial" w:cs="Arial"/>
          <w:bCs/>
          <w:lang w:val="en-US"/>
        </w:rPr>
        <w:t xml:space="preserve">e strongly encourage </w:t>
      </w:r>
      <w:r w:rsidR="00E8752B">
        <w:rPr>
          <w:rFonts w:ascii="Arial" w:hAnsi="Arial" w:cs="Arial"/>
          <w:bCs/>
          <w:lang w:val="en-US"/>
        </w:rPr>
        <w:t>in-</w:t>
      </w:r>
      <w:proofErr w:type="spellStart"/>
      <w:r w:rsidR="00E8752B">
        <w:rPr>
          <w:rFonts w:ascii="Arial" w:hAnsi="Arial" w:cs="Arial"/>
          <w:bCs/>
          <w:lang w:val="en-US"/>
        </w:rPr>
        <w:t>sillico</w:t>
      </w:r>
      <w:proofErr w:type="spellEnd"/>
      <w:r w:rsidR="00E8752B">
        <w:rPr>
          <w:rFonts w:ascii="Arial" w:hAnsi="Arial" w:cs="Arial"/>
          <w:bCs/>
          <w:lang w:val="en-US"/>
        </w:rPr>
        <w:t xml:space="preserve"> golden-gate assembly (</w:t>
      </w:r>
      <w:proofErr w:type="spellStart"/>
      <w:r w:rsidR="00E8752B">
        <w:rPr>
          <w:rFonts w:ascii="Arial" w:hAnsi="Arial" w:cs="Arial"/>
          <w:bCs/>
          <w:lang w:val="en-US"/>
        </w:rPr>
        <w:t>Benchling</w:t>
      </w:r>
      <w:proofErr w:type="spellEnd"/>
      <w:r w:rsidR="00E8752B">
        <w:rPr>
          <w:rFonts w:ascii="Arial" w:hAnsi="Arial" w:cs="Arial"/>
          <w:bCs/>
          <w:lang w:val="en-US"/>
        </w:rPr>
        <w:t>, or any other cloning program) using the desired targeting vector backbone.</w:t>
      </w:r>
      <w:r w:rsidR="006774D7">
        <w:rPr>
          <w:rFonts w:ascii="Arial" w:hAnsi="Arial" w:cs="Arial"/>
          <w:bCs/>
          <w:lang w:val="en-US"/>
        </w:rPr>
        <w:t xml:space="preserve"> This confirms that the </w:t>
      </w:r>
      <w:proofErr w:type="spellStart"/>
      <w:r w:rsidR="006774D7">
        <w:rPr>
          <w:rFonts w:ascii="Arial" w:hAnsi="Arial" w:cs="Arial"/>
          <w:bCs/>
          <w:lang w:val="en-US"/>
        </w:rPr>
        <w:t>SapI</w:t>
      </w:r>
      <w:proofErr w:type="spellEnd"/>
      <w:r w:rsidR="006774D7">
        <w:rPr>
          <w:rFonts w:ascii="Arial" w:hAnsi="Arial" w:cs="Arial"/>
          <w:bCs/>
          <w:lang w:val="en-US"/>
        </w:rPr>
        <w:t xml:space="preserve"> overhangs are correct</w:t>
      </w:r>
      <w:r w:rsidR="005C4D3B">
        <w:rPr>
          <w:rFonts w:ascii="Arial" w:hAnsi="Arial" w:cs="Arial"/>
          <w:bCs/>
          <w:lang w:val="en-US"/>
        </w:rPr>
        <w:t xml:space="preserve"> and allows the researcher to check if the </w:t>
      </w:r>
      <w:r w:rsidR="00E565AE">
        <w:rPr>
          <w:rFonts w:ascii="Arial" w:hAnsi="Arial" w:cs="Arial"/>
          <w:bCs/>
          <w:lang w:val="en-US"/>
        </w:rPr>
        <w:t xml:space="preserve">ultimate </w:t>
      </w:r>
      <w:r w:rsidR="005C4D3B">
        <w:rPr>
          <w:rFonts w:ascii="Arial" w:hAnsi="Arial" w:cs="Arial"/>
          <w:bCs/>
          <w:lang w:val="en-US"/>
        </w:rPr>
        <w:lastRenderedPageBreak/>
        <w:t xml:space="preserve">targeting vector has the intended </w:t>
      </w:r>
      <w:r w:rsidR="00E565AE">
        <w:rPr>
          <w:rFonts w:ascii="Arial" w:hAnsi="Arial" w:cs="Arial"/>
          <w:bCs/>
          <w:lang w:val="en-US"/>
        </w:rPr>
        <w:t xml:space="preserve">sequence upon vector assembly and upon insertion into the genome. </w:t>
      </w:r>
    </w:p>
    <w:p w14:paraId="5730F178" w14:textId="6895D2CC" w:rsidR="00E14044" w:rsidRDefault="00BE6707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Alternatively, the homology arm fragments can be generated using a genomic PCR with the required overhangs. The primer </w:t>
      </w:r>
      <w:r w:rsidR="005F539E">
        <w:rPr>
          <w:rFonts w:ascii="Arial" w:hAnsi="Arial" w:cs="Arial"/>
          <w:bCs/>
          <w:lang w:val="en-US"/>
        </w:rPr>
        <w:t>templates</w:t>
      </w:r>
      <w:r>
        <w:rPr>
          <w:rFonts w:ascii="Arial" w:hAnsi="Arial" w:cs="Arial"/>
          <w:bCs/>
          <w:lang w:val="en-US"/>
        </w:rPr>
        <w:t xml:space="preserve"> </w:t>
      </w:r>
      <w:r w:rsidR="005C4D3B">
        <w:rPr>
          <w:rFonts w:ascii="Arial" w:hAnsi="Arial" w:cs="Arial"/>
          <w:bCs/>
          <w:lang w:val="en-US"/>
        </w:rPr>
        <w:t>for N-terminal assemblies are</w:t>
      </w:r>
      <w:r>
        <w:rPr>
          <w:rFonts w:ascii="Arial" w:hAnsi="Arial" w:cs="Arial"/>
          <w:bCs/>
          <w:lang w:val="en-US"/>
        </w:rPr>
        <w:t>:</w:t>
      </w:r>
    </w:p>
    <w:p w14:paraId="3F8D4237" w14:textId="5ACAA13C" w:rsidR="00BE6707" w:rsidRPr="003B0DEA" w:rsidRDefault="00BE6707" w:rsidP="00BE6707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B0DEA">
        <w:rPr>
          <w:rFonts w:ascii="Arial" w:hAnsi="Arial" w:cs="Arial"/>
          <w:b/>
          <w:sz w:val="20"/>
          <w:szCs w:val="20"/>
          <w:lang w:val="en-US"/>
        </w:rPr>
        <w:t>N-terminal UHA fragment</w:t>
      </w:r>
    </w:p>
    <w:p w14:paraId="4C3CCD42" w14:textId="77777777" w:rsidR="00385C7D" w:rsidRDefault="003B0DEA" w:rsidP="00BE6707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B0DEA">
        <w:rPr>
          <w:rFonts w:ascii="Arial" w:hAnsi="Arial" w:cs="Arial"/>
          <w:bCs/>
          <w:sz w:val="20"/>
          <w:szCs w:val="20"/>
          <w:lang w:val="en-US"/>
        </w:rPr>
        <w:t>Forward</w:t>
      </w:r>
      <w:r w:rsidR="00385C7D">
        <w:rPr>
          <w:rFonts w:ascii="Arial" w:hAnsi="Arial" w:cs="Arial"/>
          <w:bCs/>
          <w:sz w:val="20"/>
          <w:szCs w:val="20"/>
          <w:lang w:val="en-US"/>
        </w:rPr>
        <w:t xml:space="preserve"> 5’-3’</w:t>
      </w:r>
      <w:r w:rsidRPr="003B0DEA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2A985FE0" w14:textId="0E6D2DFC" w:rsidR="00BE6707" w:rsidRPr="00385C7D" w:rsidRDefault="003B0DEA" w:rsidP="00BE6707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B0DEA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AAC</w:t>
      </w:r>
      <w:r w:rsidRPr="003B0DEA">
        <w:rPr>
          <w:rFonts w:ascii="Courier New" w:hAnsi="Courier New" w:cs="Courier New"/>
          <w:bCs/>
          <w:sz w:val="20"/>
          <w:szCs w:val="20"/>
          <w:highlight w:val="green"/>
          <w:lang w:val="en-US"/>
        </w:rPr>
        <w:t>GCTCTTC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ATAC</w:t>
      </w:r>
      <w:r w:rsidRPr="003B0DEA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>-Cas9 target here</w:t>
      </w:r>
      <w:r w:rsidR="005F539E" w:rsidRPr="005F539E">
        <w:rPr>
          <w:rFonts w:ascii="Courier New" w:hAnsi="Courier New" w:cs="Courier New"/>
          <w:b/>
          <w:sz w:val="20"/>
          <w:szCs w:val="20"/>
          <w:highlight w:val="cyan"/>
          <w:lang w:val="en-US"/>
        </w:rPr>
        <w:t xml:space="preserve"> with PAM</w:t>
      </w:r>
      <w:r w:rsidR="005F539E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 xml:space="preserve"> 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-NNNNNNNNNNNNNNN</w:t>
      </w:r>
    </w:p>
    <w:p w14:paraId="42A2D2F4" w14:textId="6AD9C554" w:rsidR="00BE6707" w:rsidRPr="00107ED8" w:rsidRDefault="003B0DEA" w:rsidP="0048245C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fr-FR"/>
        </w:rPr>
      </w:pPr>
      <w:r w:rsidRPr="00107ED8">
        <w:rPr>
          <w:rFonts w:ascii="Arial" w:hAnsi="Arial" w:cs="Arial"/>
          <w:bCs/>
          <w:sz w:val="20"/>
          <w:szCs w:val="20"/>
          <w:lang w:val="fr-FR"/>
        </w:rPr>
        <w:t>Reverse</w:t>
      </w:r>
      <w:r w:rsidR="00385C7D" w:rsidRPr="00107ED8">
        <w:rPr>
          <w:rFonts w:ascii="Arial" w:hAnsi="Arial" w:cs="Arial"/>
          <w:bCs/>
          <w:sz w:val="20"/>
          <w:szCs w:val="20"/>
          <w:lang w:val="fr-FR"/>
        </w:rPr>
        <w:t xml:space="preserve"> 5’-3</w:t>
      </w:r>
      <w:proofErr w:type="gramStart"/>
      <w:r w:rsidR="00385C7D" w:rsidRPr="00107ED8">
        <w:rPr>
          <w:rFonts w:ascii="Arial" w:hAnsi="Arial" w:cs="Arial"/>
          <w:bCs/>
          <w:sz w:val="20"/>
          <w:szCs w:val="20"/>
          <w:lang w:val="fr-FR"/>
        </w:rPr>
        <w:t>’:</w:t>
      </w:r>
      <w:proofErr w:type="gramEnd"/>
    </w:p>
    <w:p w14:paraId="3D221EC4" w14:textId="45CBC245" w:rsidR="003B0DEA" w:rsidRPr="00107ED8" w:rsidRDefault="00385C7D" w:rsidP="0048245C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fr-FR"/>
        </w:rPr>
      </w:pP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CGC</w:t>
      </w:r>
      <w:r w:rsidRPr="00107ED8">
        <w:rPr>
          <w:rFonts w:ascii="Courier New" w:hAnsi="Courier New" w:cs="Courier New"/>
          <w:bCs/>
          <w:sz w:val="20"/>
          <w:szCs w:val="20"/>
          <w:highlight w:val="green"/>
          <w:lang w:val="fr-FR"/>
        </w:rPr>
        <w:t>GCTCTTC</w:t>
      </w: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ACAC-NNNNNNNNNNNNNNN</w:t>
      </w:r>
    </w:p>
    <w:p w14:paraId="32F09713" w14:textId="2FBDC254" w:rsidR="00385C7D" w:rsidRPr="00107ED8" w:rsidRDefault="00385C7D" w:rsidP="00385C7D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fr-FR"/>
        </w:rPr>
      </w:pPr>
      <w:r w:rsidRPr="00107ED8">
        <w:rPr>
          <w:rFonts w:ascii="Arial" w:hAnsi="Arial" w:cs="Arial"/>
          <w:b/>
          <w:sz w:val="20"/>
          <w:szCs w:val="20"/>
          <w:lang w:val="fr-FR"/>
        </w:rPr>
        <w:t>N-terminal DHA fragment</w:t>
      </w:r>
    </w:p>
    <w:p w14:paraId="740E2611" w14:textId="6C1C67CE" w:rsidR="00E14044" w:rsidRPr="00107ED8" w:rsidRDefault="00385C7D" w:rsidP="0048245C">
      <w:pPr>
        <w:spacing w:line="480" w:lineRule="auto"/>
        <w:jc w:val="both"/>
        <w:rPr>
          <w:rFonts w:ascii="Arial" w:hAnsi="Arial" w:cs="Arial"/>
          <w:bCs/>
          <w:lang w:val="fr-FR"/>
        </w:rPr>
      </w:pPr>
      <w:proofErr w:type="spellStart"/>
      <w:r w:rsidRPr="00107ED8">
        <w:rPr>
          <w:rFonts w:ascii="Arial" w:hAnsi="Arial" w:cs="Arial"/>
          <w:bCs/>
          <w:sz w:val="20"/>
          <w:szCs w:val="20"/>
          <w:lang w:val="fr-FR"/>
        </w:rPr>
        <w:t>Forward</w:t>
      </w:r>
      <w:proofErr w:type="spellEnd"/>
      <w:r w:rsidRPr="00107ED8">
        <w:rPr>
          <w:rFonts w:ascii="Arial" w:hAnsi="Arial" w:cs="Arial"/>
          <w:bCs/>
          <w:sz w:val="20"/>
          <w:szCs w:val="20"/>
          <w:lang w:val="fr-FR"/>
        </w:rPr>
        <w:t xml:space="preserve"> 5’-3</w:t>
      </w:r>
      <w:proofErr w:type="gramStart"/>
      <w:r w:rsidRPr="00107ED8">
        <w:rPr>
          <w:rFonts w:ascii="Arial" w:hAnsi="Arial" w:cs="Arial"/>
          <w:bCs/>
          <w:sz w:val="20"/>
          <w:szCs w:val="20"/>
          <w:lang w:val="fr-FR"/>
        </w:rPr>
        <w:t>’:</w:t>
      </w:r>
      <w:proofErr w:type="gramEnd"/>
    </w:p>
    <w:p w14:paraId="6FAF8189" w14:textId="0873FBC4" w:rsidR="00E14044" w:rsidRPr="00107ED8" w:rsidRDefault="00385C7D" w:rsidP="0048245C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fr-FR"/>
        </w:rPr>
      </w:pP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CGC</w:t>
      </w:r>
      <w:r w:rsidRPr="00107ED8">
        <w:rPr>
          <w:rFonts w:ascii="Courier New" w:hAnsi="Courier New" w:cs="Courier New"/>
          <w:bCs/>
          <w:sz w:val="20"/>
          <w:szCs w:val="20"/>
          <w:highlight w:val="green"/>
          <w:lang w:val="fr-FR"/>
        </w:rPr>
        <w:t>GCTCTTC</w:t>
      </w: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GAGC-NNNNNNNNNNNNNNN</w:t>
      </w:r>
    </w:p>
    <w:p w14:paraId="03944490" w14:textId="77777777" w:rsidR="00385C7D" w:rsidRPr="00107ED8" w:rsidRDefault="00385C7D" w:rsidP="00385C7D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fr-FR"/>
        </w:rPr>
      </w:pPr>
      <w:r w:rsidRPr="00107ED8">
        <w:rPr>
          <w:rFonts w:ascii="Arial" w:hAnsi="Arial" w:cs="Arial"/>
          <w:bCs/>
          <w:sz w:val="20"/>
          <w:szCs w:val="20"/>
          <w:lang w:val="fr-FR"/>
        </w:rPr>
        <w:t>Reverse 5’-3</w:t>
      </w:r>
      <w:proofErr w:type="gramStart"/>
      <w:r w:rsidRPr="00107ED8">
        <w:rPr>
          <w:rFonts w:ascii="Arial" w:hAnsi="Arial" w:cs="Arial"/>
          <w:bCs/>
          <w:sz w:val="20"/>
          <w:szCs w:val="20"/>
          <w:lang w:val="fr-FR"/>
        </w:rPr>
        <w:t>’:</w:t>
      </w:r>
      <w:proofErr w:type="gramEnd"/>
    </w:p>
    <w:p w14:paraId="18C7CAD9" w14:textId="30FD0B21" w:rsidR="00E14044" w:rsidRPr="00107ED8" w:rsidRDefault="00385C7D" w:rsidP="0048245C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fr-FR"/>
        </w:rPr>
      </w:pP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AAC</w:t>
      </w:r>
      <w:r w:rsidRPr="00107ED8">
        <w:rPr>
          <w:rFonts w:ascii="Courier New" w:hAnsi="Courier New" w:cs="Courier New"/>
          <w:bCs/>
          <w:sz w:val="20"/>
          <w:szCs w:val="20"/>
          <w:highlight w:val="green"/>
          <w:lang w:val="fr-FR"/>
        </w:rPr>
        <w:t>GCTCTTC</w:t>
      </w:r>
      <w:r w:rsidRPr="00107ED8">
        <w:rPr>
          <w:rFonts w:ascii="Courier New" w:hAnsi="Courier New" w:cs="Courier New"/>
          <w:bCs/>
          <w:sz w:val="20"/>
          <w:szCs w:val="20"/>
          <w:lang w:val="fr-FR"/>
        </w:rPr>
        <w:t>GATT</w:t>
      </w:r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 xml:space="preserve">-Cas9 </w:t>
      </w:r>
      <w:proofErr w:type="spellStart"/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>target</w:t>
      </w:r>
      <w:proofErr w:type="spellEnd"/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 xml:space="preserve"> </w:t>
      </w:r>
      <w:proofErr w:type="spellStart"/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>here</w:t>
      </w:r>
      <w:proofErr w:type="spellEnd"/>
      <w:r w:rsidR="005F539E" w:rsidRPr="00107ED8">
        <w:rPr>
          <w:rFonts w:ascii="Courier New" w:hAnsi="Courier New" w:cs="Courier New"/>
          <w:b/>
          <w:sz w:val="20"/>
          <w:szCs w:val="20"/>
          <w:highlight w:val="cyan"/>
          <w:lang w:val="fr-FR"/>
        </w:rPr>
        <w:t xml:space="preserve"> </w:t>
      </w:r>
      <w:proofErr w:type="spellStart"/>
      <w:r w:rsidR="005F539E" w:rsidRPr="00107ED8">
        <w:rPr>
          <w:rFonts w:ascii="Courier New" w:hAnsi="Courier New" w:cs="Courier New"/>
          <w:b/>
          <w:sz w:val="20"/>
          <w:szCs w:val="20"/>
          <w:highlight w:val="cyan"/>
          <w:lang w:val="fr-FR"/>
        </w:rPr>
        <w:t>with</w:t>
      </w:r>
      <w:proofErr w:type="spellEnd"/>
      <w:r w:rsidR="005F539E" w:rsidRPr="00107ED8">
        <w:rPr>
          <w:rFonts w:ascii="Courier New" w:hAnsi="Courier New" w:cs="Courier New"/>
          <w:b/>
          <w:sz w:val="20"/>
          <w:szCs w:val="20"/>
          <w:highlight w:val="cyan"/>
          <w:lang w:val="fr-FR"/>
        </w:rPr>
        <w:t xml:space="preserve"> PAM</w:t>
      </w:r>
      <w:r w:rsidR="005F539E"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 xml:space="preserve"> </w:t>
      </w:r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 xml:space="preserve">(reverse </w:t>
      </w:r>
      <w:proofErr w:type="spellStart"/>
      <w:proofErr w:type="gramStart"/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>complement</w:t>
      </w:r>
      <w:proofErr w:type="spellEnd"/>
      <w:r w:rsidRPr="00107ED8">
        <w:rPr>
          <w:rFonts w:ascii="Courier New" w:hAnsi="Courier New" w:cs="Courier New"/>
          <w:bCs/>
          <w:sz w:val="20"/>
          <w:szCs w:val="20"/>
          <w:highlight w:val="cyan"/>
          <w:lang w:val="fr-FR"/>
        </w:rPr>
        <w:t>)-</w:t>
      </w:r>
      <w:proofErr w:type="gramEnd"/>
      <w:r w:rsidRPr="00107ED8">
        <w:rPr>
          <w:rFonts w:ascii="Courier New" w:hAnsi="Courier New" w:cs="Courier New"/>
          <w:bCs/>
          <w:sz w:val="20"/>
          <w:szCs w:val="20"/>
          <w:lang w:val="fr-FR"/>
        </w:rPr>
        <w:t>NNNNNNNNNNNNNNN</w:t>
      </w:r>
    </w:p>
    <w:p w14:paraId="3B3E4586" w14:textId="3748A4FC" w:rsidR="00AE4F1D" w:rsidRPr="00107ED8" w:rsidRDefault="00AE4F1D" w:rsidP="0048245C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fr-FR"/>
        </w:rPr>
      </w:pPr>
    </w:p>
    <w:p w14:paraId="78EE1E5A" w14:textId="24AF5507" w:rsidR="003979F2" w:rsidRPr="003979F2" w:rsidRDefault="003979F2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We strongly </w:t>
      </w:r>
      <w:r w:rsidR="00263DAC">
        <w:rPr>
          <w:rFonts w:ascii="Arial" w:hAnsi="Arial" w:cs="Arial"/>
          <w:bCs/>
          <w:lang w:val="en-US"/>
        </w:rPr>
        <w:t>encourage</w:t>
      </w:r>
      <w:r>
        <w:rPr>
          <w:rFonts w:ascii="Arial" w:hAnsi="Arial" w:cs="Arial"/>
          <w:bCs/>
          <w:lang w:val="en-US"/>
        </w:rPr>
        <w:t xml:space="preserve"> performing an in-silico PCR and subsequent</w:t>
      </w:r>
      <w:r w:rsidR="00D549E4" w:rsidRPr="00D549E4">
        <w:rPr>
          <w:rFonts w:ascii="Arial" w:hAnsi="Arial" w:cs="Arial"/>
          <w:bCs/>
          <w:lang w:val="en-US"/>
        </w:rPr>
        <w:t xml:space="preserve"> </w:t>
      </w:r>
      <w:r w:rsidR="00D549E4">
        <w:rPr>
          <w:rFonts w:ascii="Arial" w:hAnsi="Arial" w:cs="Arial"/>
          <w:bCs/>
          <w:lang w:val="en-US"/>
        </w:rPr>
        <w:t>in-silico</w:t>
      </w:r>
      <w:r>
        <w:rPr>
          <w:rFonts w:ascii="Arial" w:hAnsi="Arial" w:cs="Arial"/>
          <w:bCs/>
          <w:lang w:val="en-US"/>
        </w:rPr>
        <w:t xml:space="preserve"> golden-gate assembly to confirm that the targeting vector has the intended composition and that the Cas9-target sites are correct.</w:t>
      </w:r>
    </w:p>
    <w:p w14:paraId="28275E36" w14:textId="3777C6A2" w:rsidR="003979F2" w:rsidRPr="00385C7D" w:rsidRDefault="00D549E4" w:rsidP="00D549E4">
      <w:pPr>
        <w:rPr>
          <w:rFonts w:ascii="Courier New" w:hAnsi="Courier New" w:cs="Courier New"/>
          <w:bCs/>
          <w:sz w:val="20"/>
          <w:szCs w:val="20"/>
          <w:lang w:val="en-US"/>
        </w:rPr>
      </w:pPr>
      <w:r>
        <w:rPr>
          <w:rFonts w:ascii="Courier New" w:hAnsi="Courier New" w:cs="Courier New"/>
          <w:bCs/>
          <w:sz w:val="20"/>
          <w:szCs w:val="20"/>
          <w:lang w:val="en-US"/>
        </w:rPr>
        <w:br w:type="page"/>
      </w:r>
    </w:p>
    <w:p w14:paraId="45CA6F63" w14:textId="5C376124" w:rsidR="00A45F2A" w:rsidRPr="004E0C32" w:rsidRDefault="003B1B58" w:rsidP="00D549E4">
      <w:pPr>
        <w:pStyle w:val="ListParagraph"/>
        <w:numPr>
          <w:ilvl w:val="1"/>
          <w:numId w:val="2"/>
        </w:numPr>
        <w:spacing w:line="48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 xml:space="preserve">      </w:t>
      </w:r>
      <w:r w:rsidR="00AE4F1D" w:rsidRPr="003B1B58">
        <w:rPr>
          <w:rFonts w:ascii="Arial" w:hAnsi="Arial" w:cs="Arial"/>
          <w:b/>
          <w:lang w:val="en-US"/>
        </w:rPr>
        <w:t>Homology arm design for C-terminal</w:t>
      </w:r>
      <w:r>
        <w:rPr>
          <w:rFonts w:ascii="Arial" w:hAnsi="Arial" w:cs="Arial"/>
          <w:b/>
          <w:lang w:val="en-US"/>
        </w:rPr>
        <w:t xml:space="preserve"> </w:t>
      </w:r>
      <w:r w:rsidR="00AE4F1D" w:rsidRPr="003B1B58">
        <w:rPr>
          <w:rFonts w:ascii="Arial" w:hAnsi="Arial" w:cs="Arial"/>
          <w:b/>
          <w:lang w:val="en-US"/>
        </w:rPr>
        <w:t>knock-ins.</w:t>
      </w:r>
    </w:p>
    <w:p w14:paraId="43053D5A" w14:textId="45AF5994" w:rsidR="00A45F2A" w:rsidRPr="00A45F2A" w:rsidRDefault="00A45F2A" w:rsidP="004E0C32">
      <w:pPr>
        <w:spacing w:line="48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For C-terminal fluorescent knock-ins the target site </w:t>
      </w:r>
      <w:r w:rsidR="004E0C32">
        <w:rPr>
          <w:rFonts w:ascii="Arial" w:hAnsi="Arial" w:cs="Arial"/>
          <w:bCs/>
          <w:lang w:val="en-US"/>
        </w:rPr>
        <w:t>selection criteria can be applied as previously described. C-terminal fluorescent knock-ins are integrated right before the endogenous stop codon. However, since the C-terminal targeting vector backbones already contain a stop codon, the endogenous stop codon can be omitted from the downstream homology arm. Below is an example of the homology arm locations of our H2B1C knock-ins, omitting the stop codon:</w:t>
      </w:r>
    </w:p>
    <w:p w14:paraId="62304663" w14:textId="6D3916EB" w:rsidR="00A45F2A" w:rsidRDefault="00A45F2A" w:rsidP="00D549E4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lang w:val="en-US"/>
        </w:rPr>
        <w:drawing>
          <wp:inline distT="0" distB="0" distL="0" distR="0" wp14:anchorId="153BB8A0" wp14:editId="60746AFB">
            <wp:extent cx="4261485" cy="143192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E6B3" w14:textId="77777777" w:rsidR="004E0C32" w:rsidRDefault="004E0C32" w:rsidP="004E0C32">
      <w:pPr>
        <w:spacing w:line="480" w:lineRule="auto"/>
        <w:rPr>
          <w:rFonts w:ascii="Arial" w:hAnsi="Arial" w:cs="Arial"/>
          <w:b/>
          <w:lang w:val="en-US"/>
        </w:rPr>
      </w:pPr>
    </w:p>
    <w:p w14:paraId="0DD23B7B" w14:textId="279B37C2" w:rsidR="004E0C32" w:rsidRPr="004E0C32" w:rsidRDefault="004E0C32" w:rsidP="004E0C32">
      <w:pPr>
        <w:spacing w:line="480" w:lineRule="auto"/>
        <w:rPr>
          <w:rFonts w:ascii="Arial" w:hAnsi="Arial" w:cs="Arial"/>
          <w:bCs/>
          <w:lang w:val="en-US"/>
        </w:rPr>
      </w:pPr>
      <w:r w:rsidRPr="004E0C32">
        <w:rPr>
          <w:rFonts w:ascii="Arial" w:hAnsi="Arial" w:cs="Arial"/>
          <w:bCs/>
          <w:lang w:val="en-US"/>
        </w:rPr>
        <w:t xml:space="preserve">As for </w:t>
      </w:r>
      <w:r>
        <w:rPr>
          <w:rFonts w:ascii="Arial" w:hAnsi="Arial" w:cs="Arial"/>
          <w:bCs/>
          <w:lang w:val="en-US"/>
        </w:rPr>
        <w:t xml:space="preserve">N-terminal knock-ins, the homology arms and target sites can be pasted into homology arm fragment </w:t>
      </w:r>
      <w:r w:rsidR="005F539E">
        <w:rPr>
          <w:rFonts w:ascii="Arial" w:hAnsi="Arial" w:cs="Arial"/>
          <w:bCs/>
          <w:lang w:val="en-US"/>
        </w:rPr>
        <w:t>templates</w:t>
      </w:r>
      <w:r>
        <w:rPr>
          <w:rFonts w:ascii="Arial" w:hAnsi="Arial" w:cs="Arial"/>
          <w:bCs/>
          <w:lang w:val="en-US"/>
        </w:rPr>
        <w:t xml:space="preserve"> for C-terminal targeting vector backbones as previously described:</w:t>
      </w:r>
    </w:p>
    <w:p w14:paraId="40347B29" w14:textId="6FCC0D73" w:rsidR="004E0C32" w:rsidRPr="008A6AA3" w:rsidRDefault="004E0C32" w:rsidP="004E0C32">
      <w:pPr>
        <w:spacing w:line="480" w:lineRule="auto"/>
        <w:jc w:val="both"/>
        <w:rPr>
          <w:rFonts w:ascii="Arial" w:hAnsi="Arial" w:cs="Arial"/>
          <w:b/>
          <w:sz w:val="16"/>
          <w:szCs w:val="16"/>
          <w:lang w:val="en-US"/>
        </w:rPr>
      </w:pPr>
      <w:r w:rsidRPr="008A6AA3">
        <w:rPr>
          <w:rFonts w:ascii="Arial" w:hAnsi="Arial" w:cs="Arial"/>
          <w:b/>
          <w:sz w:val="16"/>
          <w:szCs w:val="16"/>
          <w:lang w:val="en-US"/>
        </w:rPr>
        <w:t xml:space="preserve">C-terminal UHA fragment </w:t>
      </w:r>
      <w:r w:rsidR="005F539E" w:rsidRPr="008A6AA3">
        <w:rPr>
          <w:rFonts w:ascii="Arial" w:hAnsi="Arial" w:cs="Arial"/>
          <w:b/>
          <w:sz w:val="16"/>
          <w:szCs w:val="16"/>
          <w:lang w:val="en-US"/>
        </w:rPr>
        <w:t>template</w:t>
      </w:r>
    </w:p>
    <w:p w14:paraId="38659947" w14:textId="0D10F5C2" w:rsidR="004E0C32" w:rsidRPr="00211586" w:rsidRDefault="004E0C32" w:rsidP="004E0C32">
      <w:pPr>
        <w:spacing w:line="48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AAC</w:t>
      </w:r>
      <w:r w:rsidRPr="004E0C32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GCTCTTC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ATAC</w:t>
      </w:r>
      <w:r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-Cas9 target here</w:t>
      </w:r>
      <w:r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Pr="00211586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PAM</w:t>
      </w:r>
      <w:r w:rsidRPr="00211586">
        <w:rPr>
          <w:rFonts w:ascii="Courier New" w:hAnsi="Courier New" w:cs="Courier New"/>
          <w:bCs/>
          <w:color w:val="FF0000"/>
          <w:sz w:val="24"/>
          <w:szCs w:val="24"/>
          <w:lang w:val="en-US"/>
        </w:rPr>
        <w:t>-UHA here-</w:t>
      </w:r>
      <w:r w:rsidRPr="004E0C32">
        <w:rPr>
          <w:lang w:val="en-US"/>
        </w:rPr>
        <w:t xml:space="preserve"> 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GGCT</w:t>
      </w:r>
      <w:r w:rsidRPr="004E0C32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GAAGAGC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GCG</w:t>
      </w:r>
    </w:p>
    <w:p w14:paraId="2CB61A47" w14:textId="702C8A6A" w:rsidR="004E0C32" w:rsidRPr="008A6AA3" w:rsidRDefault="004E0C32" w:rsidP="004E0C32">
      <w:pPr>
        <w:spacing w:line="480" w:lineRule="auto"/>
        <w:jc w:val="both"/>
        <w:rPr>
          <w:rFonts w:ascii="Arial" w:hAnsi="Arial" w:cs="Arial"/>
          <w:b/>
          <w:sz w:val="16"/>
          <w:szCs w:val="16"/>
          <w:lang w:val="en-US"/>
        </w:rPr>
      </w:pPr>
      <w:r w:rsidRPr="008A6AA3">
        <w:rPr>
          <w:rFonts w:ascii="Arial" w:hAnsi="Arial" w:cs="Arial"/>
          <w:b/>
          <w:sz w:val="16"/>
          <w:szCs w:val="16"/>
          <w:lang w:val="en-US"/>
        </w:rPr>
        <w:t xml:space="preserve">C-terminal DHA fragment </w:t>
      </w:r>
      <w:r w:rsidR="005F539E" w:rsidRPr="008A6AA3">
        <w:rPr>
          <w:rFonts w:ascii="Arial" w:hAnsi="Arial" w:cs="Arial"/>
          <w:b/>
          <w:sz w:val="16"/>
          <w:szCs w:val="16"/>
          <w:lang w:val="en-US"/>
        </w:rPr>
        <w:t>template</w:t>
      </w:r>
    </w:p>
    <w:p w14:paraId="64643A6E" w14:textId="5C790F24" w:rsidR="005F539E" w:rsidRPr="005F539E" w:rsidRDefault="004E0C32" w:rsidP="005F539E">
      <w:pPr>
        <w:spacing w:line="48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CGC</w:t>
      </w:r>
      <w:r w:rsidRPr="004E0C32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GCTCTTC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GTGA</w:t>
      </w:r>
      <w:r w:rsidRPr="00211586">
        <w:rPr>
          <w:rFonts w:ascii="Courier New" w:hAnsi="Courier New" w:cs="Courier New"/>
          <w:bCs/>
          <w:color w:val="FF0000"/>
          <w:sz w:val="24"/>
          <w:szCs w:val="24"/>
          <w:lang w:val="en-US"/>
        </w:rPr>
        <w:t>-DHA here-</w:t>
      </w:r>
      <w:r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Cas9 target here</w:t>
      </w:r>
      <w:r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Pr="00211586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PAM</w:t>
      </w:r>
      <w:r w:rsidRPr="00CB5AAB">
        <w:rPr>
          <w:rFonts w:ascii="Courier New" w:hAnsi="Courier New" w:cs="Courier New"/>
          <w:bCs/>
          <w:sz w:val="24"/>
          <w:szCs w:val="24"/>
          <w:highlight w:val="cyan"/>
          <w:lang w:val="en-US"/>
        </w:rPr>
        <w:t>-</w:t>
      </w:r>
      <w:r w:rsidRPr="004E0C32">
        <w:rPr>
          <w:lang w:val="en-US"/>
        </w:rPr>
        <w:t xml:space="preserve"> 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AATC</w:t>
      </w:r>
      <w:r w:rsidRPr="004E0C32">
        <w:rPr>
          <w:rFonts w:ascii="Courier New" w:hAnsi="Courier New" w:cs="Courier New"/>
          <w:bCs/>
          <w:sz w:val="24"/>
          <w:szCs w:val="24"/>
          <w:highlight w:val="green"/>
          <w:lang w:val="en-US"/>
        </w:rPr>
        <w:t>GAAGAGC</w:t>
      </w:r>
      <w:r w:rsidRPr="004E0C32">
        <w:rPr>
          <w:rFonts w:ascii="Courier New" w:hAnsi="Courier New" w:cs="Courier New"/>
          <w:bCs/>
          <w:sz w:val="24"/>
          <w:szCs w:val="24"/>
          <w:lang w:val="en-US"/>
        </w:rPr>
        <w:t>GTT</w:t>
      </w:r>
      <w:r w:rsidR="005F539E">
        <w:rPr>
          <w:rFonts w:ascii="Arial" w:hAnsi="Arial" w:cs="Arial"/>
          <w:bCs/>
          <w:lang w:val="en-US"/>
        </w:rPr>
        <w:br w:type="page"/>
      </w:r>
    </w:p>
    <w:p w14:paraId="1888B0ED" w14:textId="31214516" w:rsidR="004E0C32" w:rsidRDefault="005F539E" w:rsidP="004E0C32">
      <w:pPr>
        <w:spacing w:line="480" w:lineRule="auto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lastRenderedPageBreak/>
        <w:t>If preferred, the homology arm fragments can be amplified from genomic DNA using the following primer templates:</w:t>
      </w:r>
    </w:p>
    <w:p w14:paraId="12BB996C" w14:textId="330AB1B8" w:rsidR="005F539E" w:rsidRPr="003B0DEA" w:rsidRDefault="005F539E" w:rsidP="005F539E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</w:t>
      </w:r>
      <w:r w:rsidRPr="003B0DEA">
        <w:rPr>
          <w:rFonts w:ascii="Arial" w:hAnsi="Arial" w:cs="Arial"/>
          <w:b/>
          <w:sz w:val="20"/>
          <w:szCs w:val="20"/>
          <w:lang w:val="en-US"/>
        </w:rPr>
        <w:t>-terminal UHA fragment</w:t>
      </w:r>
    </w:p>
    <w:p w14:paraId="41F97A68" w14:textId="77777777" w:rsidR="005F539E" w:rsidRDefault="005F539E" w:rsidP="005F539E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B0DEA">
        <w:rPr>
          <w:rFonts w:ascii="Arial" w:hAnsi="Arial" w:cs="Arial"/>
          <w:bCs/>
          <w:sz w:val="20"/>
          <w:szCs w:val="20"/>
          <w:lang w:val="en-US"/>
        </w:rPr>
        <w:t>Forward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5’-3’</w:t>
      </w:r>
      <w:r w:rsidRPr="003B0DEA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1AD9CE23" w14:textId="2314832D" w:rsidR="005F539E" w:rsidRPr="00385C7D" w:rsidRDefault="005F539E" w:rsidP="005F539E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B0DEA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AAC</w:t>
      </w:r>
      <w:r w:rsidRPr="003B0DEA">
        <w:rPr>
          <w:rFonts w:ascii="Courier New" w:hAnsi="Courier New" w:cs="Courier New"/>
          <w:bCs/>
          <w:sz w:val="20"/>
          <w:szCs w:val="20"/>
          <w:highlight w:val="green"/>
          <w:lang w:val="en-US"/>
        </w:rPr>
        <w:t>GCTCTTC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ATAC</w:t>
      </w:r>
      <w:r w:rsidRPr="003B0DEA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>-Cas9 target here</w:t>
      </w:r>
      <w:r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 xml:space="preserve"> </w:t>
      </w:r>
      <w:r w:rsidRPr="005F539E">
        <w:rPr>
          <w:rFonts w:ascii="Courier New" w:hAnsi="Courier New" w:cs="Courier New"/>
          <w:b/>
          <w:sz w:val="20"/>
          <w:szCs w:val="20"/>
          <w:highlight w:val="cyan"/>
          <w:lang w:val="en-US"/>
        </w:rPr>
        <w:t>with PAM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-NNNNNNNNNNNNNN</w:t>
      </w:r>
    </w:p>
    <w:p w14:paraId="30C5CCD6" w14:textId="77777777" w:rsidR="005F539E" w:rsidRPr="00385C7D" w:rsidRDefault="005F539E" w:rsidP="005F539E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85C7D">
        <w:rPr>
          <w:rFonts w:ascii="Arial" w:hAnsi="Arial" w:cs="Arial"/>
          <w:bCs/>
          <w:sz w:val="20"/>
          <w:szCs w:val="20"/>
          <w:lang w:val="en-US"/>
        </w:rPr>
        <w:t>Reverse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5’-3’</w:t>
      </w:r>
      <w:r w:rsidRPr="003B0DEA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2F500975" w14:textId="6C3B57C1" w:rsidR="005F539E" w:rsidRPr="00385C7D" w:rsidRDefault="005F539E" w:rsidP="005F539E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CGC</w:t>
      </w:r>
      <w:r w:rsidRPr="005F539E">
        <w:rPr>
          <w:rFonts w:ascii="Courier New" w:hAnsi="Courier New" w:cs="Courier New"/>
          <w:bCs/>
          <w:sz w:val="20"/>
          <w:szCs w:val="20"/>
          <w:highlight w:val="green"/>
          <w:lang w:val="en-US"/>
        </w:rPr>
        <w:t>GCTCTTC</w:t>
      </w: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AGCC</w:t>
      </w:r>
      <w:r w:rsidRPr="00385C7D">
        <w:rPr>
          <w:rFonts w:ascii="Courier New" w:hAnsi="Courier New" w:cs="Courier New"/>
          <w:bCs/>
          <w:sz w:val="20"/>
          <w:szCs w:val="20"/>
          <w:lang w:val="en-US"/>
        </w:rPr>
        <w:t>-NNNNNNNNNNNNN</w:t>
      </w:r>
    </w:p>
    <w:p w14:paraId="2C878D92" w14:textId="67ABF6E0" w:rsidR="005F539E" w:rsidRPr="003B0DEA" w:rsidRDefault="005F539E" w:rsidP="005F539E">
      <w:pPr>
        <w:spacing w:line="48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C</w:t>
      </w:r>
      <w:r w:rsidRPr="003B0DEA">
        <w:rPr>
          <w:rFonts w:ascii="Arial" w:hAnsi="Arial" w:cs="Arial"/>
          <w:b/>
          <w:sz w:val="20"/>
          <w:szCs w:val="20"/>
          <w:lang w:val="en-US"/>
        </w:rPr>
        <w:t xml:space="preserve">-terminal </w:t>
      </w:r>
      <w:r>
        <w:rPr>
          <w:rFonts w:ascii="Arial" w:hAnsi="Arial" w:cs="Arial"/>
          <w:b/>
          <w:sz w:val="20"/>
          <w:szCs w:val="20"/>
          <w:lang w:val="en-US"/>
        </w:rPr>
        <w:t>D</w:t>
      </w:r>
      <w:r w:rsidRPr="003B0DEA">
        <w:rPr>
          <w:rFonts w:ascii="Arial" w:hAnsi="Arial" w:cs="Arial"/>
          <w:b/>
          <w:sz w:val="20"/>
          <w:szCs w:val="20"/>
          <w:lang w:val="en-US"/>
        </w:rPr>
        <w:t>HA fragment</w:t>
      </w:r>
    </w:p>
    <w:p w14:paraId="674ED920" w14:textId="77777777" w:rsidR="005F539E" w:rsidRDefault="005F539E" w:rsidP="005F539E">
      <w:pPr>
        <w:spacing w:line="480" w:lineRule="auto"/>
        <w:jc w:val="both"/>
        <w:rPr>
          <w:rFonts w:ascii="Arial" w:hAnsi="Arial" w:cs="Arial"/>
          <w:bCs/>
          <w:lang w:val="en-US"/>
        </w:rPr>
      </w:pPr>
      <w:r w:rsidRPr="003B0DEA">
        <w:rPr>
          <w:rFonts w:ascii="Arial" w:hAnsi="Arial" w:cs="Arial"/>
          <w:bCs/>
          <w:sz w:val="20"/>
          <w:szCs w:val="20"/>
          <w:lang w:val="en-US"/>
        </w:rPr>
        <w:t>Forward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5’-3’</w:t>
      </w:r>
      <w:r w:rsidRPr="003B0DEA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56EC9E94" w14:textId="157743EA" w:rsidR="005F539E" w:rsidRPr="00385C7D" w:rsidRDefault="005F539E" w:rsidP="005F539E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CGC</w:t>
      </w:r>
      <w:r w:rsidRPr="005F539E">
        <w:rPr>
          <w:rFonts w:ascii="Courier New" w:hAnsi="Courier New" w:cs="Courier New"/>
          <w:bCs/>
          <w:sz w:val="20"/>
          <w:szCs w:val="20"/>
          <w:highlight w:val="green"/>
          <w:lang w:val="en-US"/>
        </w:rPr>
        <w:t>GCTCTTC</w:t>
      </w: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GTGA</w:t>
      </w:r>
      <w:r w:rsidRPr="00385C7D">
        <w:rPr>
          <w:rFonts w:ascii="Courier New" w:hAnsi="Courier New" w:cs="Courier New"/>
          <w:bCs/>
          <w:sz w:val="20"/>
          <w:szCs w:val="20"/>
          <w:lang w:val="en-US"/>
        </w:rPr>
        <w:t>-NNNNNNNNNNNNNN</w:t>
      </w:r>
    </w:p>
    <w:p w14:paraId="4E8C7A91" w14:textId="77777777" w:rsidR="005F539E" w:rsidRPr="00385C7D" w:rsidRDefault="005F539E" w:rsidP="005F539E">
      <w:pPr>
        <w:spacing w:line="480" w:lineRule="auto"/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385C7D">
        <w:rPr>
          <w:rFonts w:ascii="Arial" w:hAnsi="Arial" w:cs="Arial"/>
          <w:bCs/>
          <w:sz w:val="20"/>
          <w:szCs w:val="20"/>
          <w:lang w:val="en-US"/>
        </w:rPr>
        <w:t>Reverse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5’-3’</w:t>
      </w:r>
      <w:r w:rsidRPr="003B0DEA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7E46EE9B" w14:textId="42BFDE4E" w:rsidR="005F539E" w:rsidRDefault="005F539E" w:rsidP="005F539E">
      <w:pPr>
        <w:spacing w:line="480" w:lineRule="auto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AAC</w:t>
      </w:r>
      <w:r w:rsidRPr="005F539E">
        <w:rPr>
          <w:rFonts w:ascii="Courier New" w:hAnsi="Courier New" w:cs="Courier New"/>
          <w:bCs/>
          <w:sz w:val="20"/>
          <w:szCs w:val="20"/>
          <w:highlight w:val="green"/>
          <w:lang w:val="en-US"/>
        </w:rPr>
        <w:t>GCTCTTC</w:t>
      </w:r>
      <w:r w:rsidRPr="005F539E">
        <w:rPr>
          <w:rFonts w:ascii="Courier New" w:hAnsi="Courier New" w:cs="Courier New"/>
          <w:bCs/>
          <w:sz w:val="20"/>
          <w:szCs w:val="20"/>
          <w:lang w:val="en-US"/>
        </w:rPr>
        <w:t>GATT</w:t>
      </w:r>
      <w:r w:rsidRPr="003B0DEA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>-Cas9 target here</w:t>
      </w:r>
      <w:r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 xml:space="preserve"> </w:t>
      </w:r>
      <w:r w:rsidRPr="005F539E">
        <w:rPr>
          <w:rFonts w:ascii="Courier New" w:hAnsi="Courier New" w:cs="Courier New"/>
          <w:b/>
          <w:sz w:val="20"/>
          <w:szCs w:val="20"/>
          <w:highlight w:val="cyan"/>
          <w:lang w:val="en-US"/>
        </w:rPr>
        <w:t>with PAM</w:t>
      </w:r>
      <w:r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 xml:space="preserve"> </w:t>
      </w:r>
      <w:r w:rsidRPr="00385C7D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>(reverse complement)</w:t>
      </w:r>
      <w:r w:rsidRPr="00997218">
        <w:rPr>
          <w:rFonts w:ascii="Courier New" w:hAnsi="Courier New" w:cs="Courier New"/>
          <w:bCs/>
          <w:sz w:val="20"/>
          <w:szCs w:val="20"/>
          <w:highlight w:val="cyan"/>
          <w:lang w:val="en-US"/>
        </w:rPr>
        <w:t>-</w:t>
      </w:r>
      <w:r w:rsidRPr="003B0DEA">
        <w:rPr>
          <w:rFonts w:ascii="Courier New" w:hAnsi="Courier New" w:cs="Courier New"/>
          <w:bCs/>
          <w:sz w:val="20"/>
          <w:szCs w:val="20"/>
          <w:lang w:val="en-US"/>
        </w:rPr>
        <w:t>NNNNNNNNNNNNNNN</w:t>
      </w:r>
    </w:p>
    <w:p w14:paraId="7341CA00" w14:textId="58C394FE" w:rsidR="00AE4F1D" w:rsidRPr="00D549E4" w:rsidRDefault="00D549E4" w:rsidP="004E0C32">
      <w:pPr>
        <w:spacing w:line="48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991762D" w14:textId="2B01B473" w:rsidR="00D549E4" w:rsidRPr="003B2A1B" w:rsidRDefault="00D549E4" w:rsidP="004E0C3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One-step targeting vector assembly</w:t>
      </w:r>
    </w:p>
    <w:p w14:paraId="0B454B63" w14:textId="3A89D0A4" w:rsidR="00AE03DE" w:rsidRDefault="00AE03DE" w:rsidP="0048245C">
      <w:pPr>
        <w:spacing w:line="48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For the purposes of one-step golden gate assembly of targeting </w:t>
      </w:r>
      <w:r w:rsidR="008A02C0">
        <w:rPr>
          <w:rFonts w:ascii="Arial" w:hAnsi="Arial" w:cs="Arial"/>
          <w:bCs/>
          <w:lang w:val="en-US"/>
        </w:rPr>
        <w:t>vectors,</w:t>
      </w:r>
      <w:r>
        <w:rPr>
          <w:rFonts w:ascii="Arial" w:hAnsi="Arial" w:cs="Arial"/>
          <w:bCs/>
          <w:lang w:val="en-US"/>
        </w:rPr>
        <w:t xml:space="preserve"> we assume the homology arm fragments have been gel purified (genomic PCR) or resuspended (commercial) to a concentration of ~10ng/ul. </w:t>
      </w:r>
    </w:p>
    <w:p w14:paraId="2FEAB1B7" w14:textId="714B697B" w:rsidR="00AE03DE" w:rsidRPr="00AE03DE" w:rsidRDefault="00AE03DE" w:rsidP="000563F4">
      <w:pPr>
        <w:spacing w:line="240" w:lineRule="auto"/>
        <w:jc w:val="both"/>
        <w:rPr>
          <w:rFonts w:ascii="Arial" w:hAnsi="Arial" w:cs="Arial"/>
          <w:b/>
          <w:lang w:val="en-US"/>
        </w:rPr>
      </w:pPr>
      <w:proofErr w:type="spellStart"/>
      <w:r w:rsidRPr="00AE03DE">
        <w:rPr>
          <w:rFonts w:ascii="Arial" w:hAnsi="Arial" w:cs="Arial"/>
          <w:b/>
          <w:lang w:val="en-US"/>
        </w:rPr>
        <w:t>SapI</w:t>
      </w:r>
      <w:proofErr w:type="spellEnd"/>
      <w:r w:rsidRPr="00AE03DE">
        <w:rPr>
          <w:rFonts w:ascii="Arial" w:hAnsi="Arial" w:cs="Arial"/>
          <w:b/>
          <w:lang w:val="en-US"/>
        </w:rPr>
        <w:t xml:space="preserve"> based golden gate reaction mix:</w:t>
      </w:r>
    </w:p>
    <w:p w14:paraId="5CC4E41E" w14:textId="37D6F374" w:rsidR="00AE03DE" w:rsidRPr="00AE03DE" w:rsidRDefault="00AE03DE" w:rsidP="00B33DDD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>10x T4 ligation buffer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lang w:val="en-NL" w:eastAsia="en-NL"/>
        </w:rPr>
        <w:t>1.5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>l</w:t>
      </w:r>
    </w:p>
    <w:p w14:paraId="08704D56" w14:textId="29CD7F53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 xml:space="preserve">10mM ATP 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lang w:val="en-NL" w:eastAsia="en-NL"/>
        </w:rPr>
        <w:t>1.5</w:t>
      </w:r>
      <w:r w:rsidRPr="00107ED8">
        <w:rPr>
          <w:rStyle w:val="Emphasis"/>
          <w:rFonts w:ascii="Arial" w:hAnsi="Arial" w:cs="Arial"/>
          <w:i w:val="0"/>
          <w:iCs w:val="0"/>
          <w:shd w:val="clear" w:color="auto" w:fill="FFFFFF"/>
          <w:lang w:val="fr-FR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>l</w:t>
      </w:r>
    </w:p>
    <w:p w14:paraId="57538813" w14:textId="610D1989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 xml:space="preserve">SapI 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lang w:val="en-NL" w:eastAsia="en-NL"/>
        </w:rPr>
        <w:t>1</w:t>
      </w:r>
      <w:r w:rsidRPr="00107ED8">
        <w:rPr>
          <w:rStyle w:val="Emphasis"/>
          <w:rFonts w:ascii="Arial" w:hAnsi="Arial" w:cs="Arial"/>
          <w:i w:val="0"/>
          <w:iCs w:val="0"/>
          <w:shd w:val="clear" w:color="auto" w:fill="FFFFFF"/>
          <w:lang w:val="en-NL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>l</w:t>
      </w:r>
    </w:p>
    <w:p w14:paraId="3A9824B5" w14:textId="6E463A5F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>T4 ligase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lang w:val="en-NL" w:eastAsia="en-NL"/>
        </w:rPr>
        <w:t>1</w:t>
      </w:r>
      <w:r w:rsidRPr="00107ED8">
        <w:rPr>
          <w:rStyle w:val="Emphasis"/>
          <w:rFonts w:ascii="Arial" w:hAnsi="Arial" w:cs="Arial"/>
          <w:i w:val="0"/>
          <w:iCs w:val="0"/>
          <w:shd w:val="clear" w:color="auto" w:fill="FFFFFF"/>
          <w:lang w:val="en-NL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>l</w:t>
      </w:r>
    </w:p>
    <w:p w14:paraId="79C50B7E" w14:textId="4BA6A349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107ED8">
        <w:rPr>
          <w:rFonts w:ascii="Arial" w:eastAsia="Times New Roman" w:hAnsi="Arial" w:cs="Arial"/>
          <w:lang w:val="en-NL" w:eastAsia="en-NL"/>
        </w:rPr>
        <w:t>TV backbone</w:t>
      </w:r>
      <w:r w:rsidR="008A6AA3" w:rsidRPr="00107ED8">
        <w:rPr>
          <w:rFonts w:ascii="Arial" w:eastAsia="Times New Roman" w:hAnsi="Arial" w:cs="Arial"/>
          <w:lang w:val="en-NL" w:eastAsia="en-NL"/>
        </w:rPr>
        <w:t xml:space="preserve"> 100ng</w:t>
      </w:r>
      <w:r w:rsidRPr="00AE03DE">
        <w:rPr>
          <w:rFonts w:ascii="Arial" w:eastAsia="Times New Roman" w:hAnsi="Arial" w:cs="Arial"/>
          <w:lang w:val="en-NL" w:eastAsia="en-NL"/>
        </w:rPr>
        <w:t xml:space="preserve"> </w:t>
      </w:r>
      <w:r>
        <w:rPr>
          <w:rFonts w:ascii="Arial" w:eastAsia="Times New Roman" w:hAnsi="Arial" w:cs="Arial"/>
          <w:lang w:val="en-NL" w:eastAsia="en-NL"/>
        </w:rPr>
        <w:tab/>
      </w:r>
      <w:r w:rsidR="008A6AA3">
        <w:rPr>
          <w:rFonts w:ascii="Arial" w:eastAsia="Times New Roman" w:hAnsi="Arial" w:cs="Arial"/>
          <w:lang w:val="en-NL" w:eastAsia="en-NL"/>
        </w:rPr>
        <w:tab/>
      </w:r>
      <w:r w:rsidR="008A6AA3">
        <w:rPr>
          <w:rFonts w:ascii="Arial" w:eastAsia="Times New Roman" w:hAnsi="Arial" w:cs="Arial"/>
          <w:lang w:val="en-NL" w:eastAsia="en-NL"/>
        </w:rPr>
        <w:tab/>
      </w:r>
      <w:r w:rsidR="008A6AA3" w:rsidRPr="00107ED8">
        <w:rPr>
          <w:rFonts w:ascii="Arial" w:eastAsia="Times New Roman" w:hAnsi="Arial" w:cs="Arial"/>
          <w:color w:val="FF0000"/>
          <w:lang w:val="en-NL" w:eastAsia="en-NL"/>
        </w:rPr>
        <w:t>X</w:t>
      </w:r>
      <w:r w:rsidR="008A6AA3" w:rsidRPr="00107ED8">
        <w:rPr>
          <w:rStyle w:val="Emphasis"/>
          <w:rFonts w:ascii="Arial" w:hAnsi="Arial" w:cs="Arial"/>
          <w:i w:val="0"/>
          <w:iCs w:val="0"/>
          <w:shd w:val="clear" w:color="auto" w:fill="FFFFFF"/>
          <w:lang w:val="en-NL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 xml:space="preserve">l </w:t>
      </w:r>
    </w:p>
    <w:p w14:paraId="1756D584" w14:textId="27A83188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 xml:space="preserve">Upstream arm </w:t>
      </w:r>
      <w:r w:rsidR="008A6AA3">
        <w:rPr>
          <w:rFonts w:ascii="Arial" w:eastAsia="Times New Roman" w:hAnsi="Arial" w:cs="Arial"/>
          <w:lang w:val="en-US" w:eastAsia="en-NL"/>
        </w:rPr>
        <w:t>10ng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="008A6AA3"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color w:val="FF0000"/>
          <w:lang w:val="en-NL" w:eastAsia="en-NL"/>
        </w:rPr>
        <w:t>X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  <w:lang w:val="en-US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 xml:space="preserve">l </w:t>
      </w:r>
    </w:p>
    <w:p w14:paraId="7949DC6D" w14:textId="081CAE8C" w:rsidR="00AE03DE" w:rsidRPr="00AE03DE" w:rsidRDefault="00AE03DE" w:rsidP="00AE03DE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AE03DE">
        <w:rPr>
          <w:rFonts w:ascii="Arial" w:eastAsia="Times New Roman" w:hAnsi="Arial" w:cs="Arial"/>
          <w:lang w:val="en-NL" w:eastAsia="en-NL"/>
        </w:rPr>
        <w:t xml:space="preserve">Downstream arm </w:t>
      </w:r>
      <w:r w:rsidR="008A6AA3">
        <w:rPr>
          <w:rFonts w:ascii="Arial" w:eastAsia="Times New Roman" w:hAnsi="Arial" w:cs="Arial"/>
          <w:lang w:val="en-US" w:eastAsia="en-NL"/>
        </w:rPr>
        <w:t>10ng</w:t>
      </w:r>
      <w:r>
        <w:rPr>
          <w:rFonts w:ascii="Arial" w:eastAsia="Times New Roman" w:hAnsi="Arial" w:cs="Arial"/>
          <w:lang w:val="en-NL" w:eastAsia="en-NL"/>
        </w:rPr>
        <w:tab/>
      </w:r>
      <w:r>
        <w:rPr>
          <w:rFonts w:ascii="Arial" w:eastAsia="Times New Roman" w:hAnsi="Arial" w:cs="Arial"/>
          <w:lang w:val="en-NL" w:eastAsia="en-NL"/>
        </w:rPr>
        <w:tab/>
      </w:r>
      <w:r w:rsidRPr="00AE03DE">
        <w:rPr>
          <w:rFonts w:ascii="Arial" w:eastAsia="Times New Roman" w:hAnsi="Arial" w:cs="Arial"/>
          <w:color w:val="FF0000"/>
          <w:shd w:val="clear" w:color="auto" w:fill="FFFFFF"/>
          <w:lang w:val="en-NL" w:eastAsia="en-NL"/>
        </w:rPr>
        <w:t>X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  <w:lang w:val="en-US"/>
        </w:rPr>
        <w:t xml:space="preserve"> </w:t>
      </w:r>
      <w:r w:rsidRPr="00AE03DE">
        <w:rPr>
          <w:rStyle w:val="Emphasis"/>
          <w:rFonts w:ascii="Arial" w:hAnsi="Arial" w:cs="Arial"/>
          <w:i w:val="0"/>
          <w:iCs w:val="0"/>
          <w:shd w:val="clear" w:color="auto" w:fill="FFFFFF"/>
        </w:rPr>
        <w:t>μ</w:t>
      </w:r>
      <w:r w:rsidRPr="00AE03DE">
        <w:rPr>
          <w:rFonts w:ascii="Arial" w:eastAsia="Times New Roman" w:hAnsi="Arial" w:cs="Arial"/>
          <w:lang w:val="en-NL" w:eastAsia="en-NL"/>
        </w:rPr>
        <w:t xml:space="preserve">l </w:t>
      </w:r>
    </w:p>
    <w:p w14:paraId="0C1C9A95" w14:textId="6AAFAAED" w:rsidR="00AE03DE" w:rsidRDefault="00AE03DE" w:rsidP="00AE03DE">
      <w:pPr>
        <w:spacing w:after="0" w:line="240" w:lineRule="auto"/>
        <w:rPr>
          <w:rFonts w:ascii="Arial" w:eastAsia="Times New Roman" w:hAnsi="Arial" w:cs="Arial"/>
          <w:b/>
          <w:bCs/>
          <w:lang w:val="en-NL" w:eastAsia="en-NL"/>
        </w:rPr>
      </w:pPr>
      <w:r w:rsidRPr="00AE03DE">
        <w:rPr>
          <w:rFonts w:ascii="Arial" w:eastAsia="Times New Roman" w:hAnsi="Arial" w:cs="Arial"/>
          <w:b/>
          <w:bCs/>
          <w:lang w:val="en-NL" w:eastAsia="en-NL"/>
        </w:rPr>
        <w:t xml:space="preserve">MQ </w:t>
      </w:r>
      <w:r w:rsidRPr="00AE03DE">
        <w:rPr>
          <w:rFonts w:ascii="Arial" w:eastAsia="Times New Roman" w:hAnsi="Arial" w:cs="Arial"/>
          <w:b/>
          <w:bCs/>
          <w:lang w:val="en-NL" w:eastAsia="en-NL"/>
        </w:rPr>
        <w:tab/>
      </w:r>
      <w:r w:rsidRPr="00AE03DE">
        <w:rPr>
          <w:rFonts w:ascii="Arial" w:eastAsia="Times New Roman" w:hAnsi="Arial" w:cs="Arial"/>
          <w:b/>
          <w:bCs/>
          <w:lang w:val="en-NL" w:eastAsia="en-NL"/>
        </w:rPr>
        <w:tab/>
      </w:r>
      <w:r w:rsidRPr="00AE03DE">
        <w:rPr>
          <w:rFonts w:ascii="Arial" w:eastAsia="Times New Roman" w:hAnsi="Arial" w:cs="Arial"/>
          <w:b/>
          <w:bCs/>
          <w:lang w:val="en-NL" w:eastAsia="en-NL"/>
        </w:rPr>
        <w:tab/>
      </w:r>
      <w:r w:rsidRPr="00AE03DE">
        <w:rPr>
          <w:rFonts w:ascii="Arial" w:eastAsia="Times New Roman" w:hAnsi="Arial" w:cs="Arial"/>
          <w:b/>
          <w:bCs/>
          <w:lang w:val="en-NL" w:eastAsia="en-NL"/>
        </w:rPr>
        <w:tab/>
      </w:r>
      <w:r w:rsidRPr="00AE03DE">
        <w:rPr>
          <w:rFonts w:ascii="Arial" w:eastAsia="Times New Roman" w:hAnsi="Arial" w:cs="Arial"/>
          <w:b/>
          <w:bCs/>
          <w:lang w:val="en-NL" w:eastAsia="en-NL"/>
        </w:rPr>
        <w:tab/>
        <w:t>To 15ul</w:t>
      </w:r>
    </w:p>
    <w:p w14:paraId="082108A0" w14:textId="242BBEAC" w:rsidR="00AE03DE" w:rsidRDefault="00AE03DE" w:rsidP="00AE03DE">
      <w:pPr>
        <w:spacing w:after="0" w:line="480" w:lineRule="auto"/>
        <w:rPr>
          <w:rFonts w:ascii="Arial" w:eastAsia="Times New Roman" w:hAnsi="Arial" w:cs="Arial"/>
          <w:b/>
          <w:bCs/>
          <w:lang w:val="en-US" w:eastAsia="en-NL"/>
        </w:rPr>
      </w:pPr>
    </w:p>
    <w:p w14:paraId="7A287B98" w14:textId="77777777" w:rsidR="000563F4" w:rsidRDefault="000563F4" w:rsidP="000563F4">
      <w:pPr>
        <w:spacing w:after="0" w:line="240" w:lineRule="auto"/>
        <w:rPr>
          <w:rFonts w:ascii="Arial" w:hAnsi="Arial" w:cs="Arial"/>
          <w:b/>
          <w:bCs/>
          <w:shd w:val="clear" w:color="auto" w:fill="FFFFFF"/>
          <w:lang w:val="en-US"/>
        </w:rPr>
      </w:pPr>
    </w:p>
    <w:p w14:paraId="570CE833" w14:textId="095E1A6D" w:rsidR="00AE03DE" w:rsidRDefault="000563F4" w:rsidP="000563F4">
      <w:pPr>
        <w:spacing w:after="0" w:line="240" w:lineRule="auto"/>
        <w:rPr>
          <w:rFonts w:ascii="Arial" w:hAnsi="Arial" w:cs="Arial"/>
          <w:shd w:val="clear" w:color="auto" w:fill="FFFFFF"/>
          <w:lang w:val="en-US"/>
        </w:rPr>
      </w:pPr>
      <w:r w:rsidRPr="000563F4">
        <w:rPr>
          <w:rFonts w:ascii="Arial" w:hAnsi="Arial" w:cs="Arial"/>
          <w:b/>
          <w:bCs/>
          <w:shd w:val="clear" w:color="auto" w:fill="FFFFFF"/>
          <w:lang w:val="en-US"/>
        </w:rPr>
        <w:t>Thermocycler program</w:t>
      </w:r>
      <w:r>
        <w:rPr>
          <w:rFonts w:ascii="Arial" w:hAnsi="Arial" w:cs="Arial"/>
          <w:shd w:val="clear" w:color="auto" w:fill="FFFFFF"/>
          <w:lang w:val="en-US"/>
        </w:rPr>
        <w:t>:</w:t>
      </w:r>
    </w:p>
    <w:p w14:paraId="7D474E40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lang w:val="en-NL" w:eastAsia="en-NL"/>
        </w:rPr>
        <w:t>37˚C 2'</w:t>
      </w:r>
    </w:p>
    <w:p w14:paraId="3391E224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lang w:val="en-NL" w:eastAsia="en-NL"/>
        </w:rPr>
        <w:t>16</w:t>
      </w:r>
      <w:r w:rsidRPr="000563F4">
        <w:rPr>
          <w:rFonts w:ascii="Arial" w:eastAsia="Times New Roman" w:hAnsi="Arial" w:cs="Arial"/>
          <w:color w:val="344043"/>
          <w:shd w:val="clear" w:color="auto" w:fill="FFFFFF"/>
          <w:lang w:val="en-NL" w:eastAsia="en-NL"/>
        </w:rPr>
        <w:t>˚C</w:t>
      </w:r>
      <w:r w:rsidRPr="000563F4">
        <w:rPr>
          <w:rFonts w:ascii="Arial" w:eastAsia="Times New Roman" w:hAnsi="Arial" w:cs="Arial"/>
          <w:lang w:val="en-NL" w:eastAsia="en-NL"/>
        </w:rPr>
        <w:t xml:space="preserve"> 5'</w:t>
      </w:r>
    </w:p>
    <w:p w14:paraId="7E9D4056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b/>
          <w:bCs/>
          <w:lang w:val="en-NL" w:eastAsia="en-NL"/>
        </w:rPr>
        <w:t>25x</w:t>
      </w:r>
    </w:p>
    <w:p w14:paraId="71BA2B76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lang w:val="en-NL" w:eastAsia="en-NL"/>
        </w:rPr>
        <w:t>---</w:t>
      </w:r>
    </w:p>
    <w:p w14:paraId="0E223067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color w:val="344043"/>
          <w:shd w:val="clear" w:color="auto" w:fill="FFFFFF"/>
          <w:lang w:val="en-NL" w:eastAsia="en-NL"/>
        </w:rPr>
        <w:t>37˚C 15'</w:t>
      </w:r>
    </w:p>
    <w:p w14:paraId="50A78D80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lang w:val="en-NL" w:eastAsia="en-NL"/>
        </w:rPr>
        <w:t>80</w:t>
      </w:r>
      <w:r w:rsidRPr="000563F4">
        <w:rPr>
          <w:rFonts w:ascii="Arial" w:eastAsia="Times New Roman" w:hAnsi="Arial" w:cs="Arial"/>
          <w:color w:val="344043"/>
          <w:shd w:val="clear" w:color="auto" w:fill="FFFFFF"/>
          <w:lang w:val="en-NL" w:eastAsia="en-NL"/>
        </w:rPr>
        <w:t>˚C</w:t>
      </w:r>
      <w:r w:rsidRPr="000563F4">
        <w:rPr>
          <w:rFonts w:ascii="Arial" w:eastAsia="Times New Roman" w:hAnsi="Arial" w:cs="Arial"/>
          <w:lang w:val="en-NL" w:eastAsia="en-NL"/>
        </w:rPr>
        <w:t xml:space="preserve"> 10'</w:t>
      </w:r>
    </w:p>
    <w:p w14:paraId="46EC362D" w14:textId="77777777" w:rsidR="000563F4" w:rsidRPr="000563F4" w:rsidRDefault="000563F4" w:rsidP="000563F4">
      <w:pPr>
        <w:spacing w:after="0" w:line="240" w:lineRule="auto"/>
        <w:rPr>
          <w:rFonts w:ascii="Arial" w:eastAsia="Times New Roman" w:hAnsi="Arial" w:cs="Arial"/>
          <w:lang w:val="en-NL" w:eastAsia="en-NL"/>
        </w:rPr>
      </w:pPr>
      <w:r w:rsidRPr="000563F4">
        <w:rPr>
          <w:rFonts w:ascii="Arial" w:eastAsia="Times New Roman" w:hAnsi="Arial" w:cs="Arial"/>
          <w:lang w:val="en-NL" w:eastAsia="en-NL"/>
        </w:rPr>
        <w:t>4</w:t>
      </w:r>
      <w:r w:rsidRPr="000563F4">
        <w:rPr>
          <w:rFonts w:ascii="Arial" w:eastAsia="Times New Roman" w:hAnsi="Arial" w:cs="Arial"/>
          <w:color w:val="344043"/>
          <w:shd w:val="clear" w:color="auto" w:fill="FFFFFF"/>
          <w:lang w:val="en-NL" w:eastAsia="en-NL"/>
        </w:rPr>
        <w:t>˚C</w:t>
      </w:r>
      <w:r w:rsidRPr="000563F4">
        <w:rPr>
          <w:rFonts w:ascii="Arial" w:eastAsia="Times New Roman" w:hAnsi="Arial" w:cs="Arial"/>
          <w:lang w:val="en-NL" w:eastAsia="en-NL"/>
        </w:rPr>
        <w:t xml:space="preserve"> Forever</w:t>
      </w:r>
    </w:p>
    <w:p w14:paraId="11169567" w14:textId="686284C4" w:rsidR="000563F4" w:rsidRDefault="000563F4" w:rsidP="00AE03DE">
      <w:pPr>
        <w:spacing w:after="0" w:line="480" w:lineRule="auto"/>
        <w:rPr>
          <w:rFonts w:ascii="Arial" w:eastAsia="Times New Roman" w:hAnsi="Arial" w:cs="Arial"/>
          <w:lang w:val="en-NL" w:eastAsia="en-NL"/>
        </w:rPr>
      </w:pPr>
    </w:p>
    <w:p w14:paraId="0FE5C79C" w14:textId="31FA948E" w:rsidR="000563F4" w:rsidRDefault="000563F4" w:rsidP="00AE03DE">
      <w:pPr>
        <w:spacing w:after="0" w:line="480" w:lineRule="auto"/>
        <w:rPr>
          <w:rFonts w:ascii="Arial" w:eastAsia="Times New Roman" w:hAnsi="Arial" w:cs="Arial"/>
          <w:lang w:val="en-US" w:eastAsia="en-NL"/>
        </w:rPr>
      </w:pPr>
      <w:r>
        <w:rPr>
          <w:rFonts w:ascii="Arial" w:eastAsia="Times New Roman" w:hAnsi="Arial" w:cs="Arial"/>
          <w:lang w:val="en-US" w:eastAsia="en-NL"/>
        </w:rPr>
        <w:t xml:space="preserve">After the golden gate reaction, the mix can be transformed into bacteria using Ampicillin selection. Generally, we miniprep 6 colonies per construct and run </w:t>
      </w:r>
      <w:proofErr w:type="gramStart"/>
      <w:r>
        <w:rPr>
          <w:rFonts w:ascii="Arial" w:eastAsia="Times New Roman" w:hAnsi="Arial" w:cs="Arial"/>
          <w:lang w:val="en-US" w:eastAsia="en-NL"/>
        </w:rPr>
        <w:t>an</w:t>
      </w:r>
      <w:proofErr w:type="gramEnd"/>
      <w:r>
        <w:rPr>
          <w:rFonts w:ascii="Arial" w:eastAsia="Times New Roman" w:hAnsi="Arial" w:cs="Arial"/>
          <w:lang w:val="en-US" w:eastAsia="en-NL"/>
        </w:rPr>
        <w:t xml:space="preserve"> </w:t>
      </w:r>
      <w:r w:rsidR="003262F8">
        <w:rPr>
          <w:rFonts w:ascii="Arial" w:eastAsia="Times New Roman" w:hAnsi="Arial" w:cs="Arial"/>
          <w:lang w:val="en-US" w:eastAsia="en-NL"/>
        </w:rPr>
        <w:t>restriction fragment length polymorphism assay</w:t>
      </w:r>
      <w:r>
        <w:rPr>
          <w:rFonts w:ascii="Arial" w:eastAsia="Times New Roman" w:hAnsi="Arial" w:cs="Arial"/>
          <w:lang w:val="en-US" w:eastAsia="en-NL"/>
        </w:rPr>
        <w:t xml:space="preserve"> to scan for correct clones. </w:t>
      </w:r>
    </w:p>
    <w:p w14:paraId="268C3DC1" w14:textId="7521DEE7" w:rsidR="000563F4" w:rsidRDefault="000563F4" w:rsidP="00AE03DE">
      <w:pPr>
        <w:spacing w:after="0" w:line="480" w:lineRule="auto"/>
        <w:rPr>
          <w:rFonts w:ascii="Arial" w:eastAsia="Times New Roman" w:hAnsi="Arial" w:cs="Arial"/>
          <w:lang w:val="en-US" w:eastAsia="en-NL"/>
        </w:rPr>
      </w:pPr>
      <w:r>
        <w:rPr>
          <w:rFonts w:ascii="Arial" w:eastAsia="Times New Roman" w:hAnsi="Arial" w:cs="Arial"/>
          <w:lang w:val="en-US" w:eastAsia="en-NL"/>
        </w:rPr>
        <w:t>Correct integration of the homology arms can subsequently be checked using the following sequencing primers, which are suitable for both N- and C-terminal targeting vectors:</w:t>
      </w:r>
    </w:p>
    <w:p w14:paraId="70189E32" w14:textId="47F3DF5C" w:rsidR="00B87775" w:rsidRDefault="000563F4" w:rsidP="00AE03DE">
      <w:pPr>
        <w:spacing w:after="0" w:line="480" w:lineRule="auto"/>
        <w:rPr>
          <w:rFonts w:ascii="Arial" w:eastAsia="Times New Roman" w:hAnsi="Arial" w:cs="Arial"/>
          <w:lang w:val="en-US" w:eastAsia="en-NL"/>
        </w:rPr>
      </w:pPr>
      <w:proofErr w:type="spellStart"/>
      <w:r>
        <w:rPr>
          <w:rFonts w:ascii="Arial" w:eastAsia="Times New Roman" w:hAnsi="Arial" w:cs="Arial"/>
          <w:lang w:val="en-US" w:eastAsia="en-NL"/>
        </w:rPr>
        <w:t>UHA_seq</w:t>
      </w:r>
      <w:proofErr w:type="spellEnd"/>
      <w:r>
        <w:rPr>
          <w:rFonts w:ascii="Arial" w:eastAsia="Times New Roman" w:hAnsi="Arial" w:cs="Arial"/>
          <w:lang w:val="en-US" w:eastAsia="en-NL"/>
        </w:rPr>
        <w:t xml:space="preserve">: </w:t>
      </w:r>
      <w:r>
        <w:rPr>
          <w:rFonts w:ascii="Arial" w:eastAsia="Times New Roman" w:hAnsi="Arial" w:cs="Arial"/>
          <w:lang w:val="en-US" w:eastAsia="en-NL"/>
        </w:rPr>
        <w:tab/>
      </w:r>
      <w:proofErr w:type="spellStart"/>
      <w:r w:rsidRPr="000563F4">
        <w:rPr>
          <w:rFonts w:ascii="Arial" w:eastAsia="Times New Roman" w:hAnsi="Arial" w:cs="Arial"/>
          <w:lang w:val="en-US" w:eastAsia="en-NL"/>
        </w:rPr>
        <w:t>caaataggggttccgcgcac</w:t>
      </w:r>
      <w:proofErr w:type="spellEnd"/>
    </w:p>
    <w:p w14:paraId="67D7B974" w14:textId="4F638B40" w:rsidR="000563F4" w:rsidRDefault="000563F4" w:rsidP="00AE03DE">
      <w:pPr>
        <w:spacing w:after="0" w:line="480" w:lineRule="auto"/>
        <w:rPr>
          <w:rFonts w:ascii="Arial" w:eastAsia="Times New Roman" w:hAnsi="Arial" w:cs="Arial"/>
          <w:lang w:val="en-US" w:eastAsia="en-NL"/>
        </w:rPr>
      </w:pPr>
      <w:proofErr w:type="spellStart"/>
      <w:r>
        <w:rPr>
          <w:rFonts w:ascii="Arial" w:eastAsia="Times New Roman" w:hAnsi="Arial" w:cs="Arial"/>
          <w:lang w:val="en-US" w:eastAsia="en-NL"/>
        </w:rPr>
        <w:t>DHA_seq</w:t>
      </w:r>
      <w:proofErr w:type="spellEnd"/>
      <w:r>
        <w:rPr>
          <w:rFonts w:ascii="Arial" w:eastAsia="Times New Roman" w:hAnsi="Arial" w:cs="Arial"/>
          <w:lang w:val="en-US" w:eastAsia="en-NL"/>
        </w:rPr>
        <w:t xml:space="preserve">: </w:t>
      </w:r>
      <w:r>
        <w:rPr>
          <w:rFonts w:ascii="Arial" w:eastAsia="Times New Roman" w:hAnsi="Arial" w:cs="Arial"/>
          <w:lang w:val="en-US" w:eastAsia="en-NL"/>
        </w:rPr>
        <w:tab/>
      </w:r>
      <w:proofErr w:type="spellStart"/>
      <w:r w:rsidRPr="000563F4">
        <w:rPr>
          <w:rFonts w:ascii="Arial" w:eastAsia="Times New Roman" w:hAnsi="Arial" w:cs="Arial"/>
          <w:lang w:val="en-US" w:eastAsia="en-NL"/>
        </w:rPr>
        <w:t>ttaccgcctttgagtgagctga</w:t>
      </w:r>
      <w:proofErr w:type="spellEnd"/>
    </w:p>
    <w:p w14:paraId="3067B07B" w14:textId="75816DEF" w:rsidR="00B87775" w:rsidRDefault="00B87775">
      <w:pPr>
        <w:rPr>
          <w:rFonts w:ascii="Arial" w:eastAsia="Times New Roman" w:hAnsi="Arial" w:cs="Arial"/>
          <w:lang w:val="en-US" w:eastAsia="en-NL"/>
        </w:rPr>
      </w:pPr>
      <w:r>
        <w:rPr>
          <w:rFonts w:ascii="Arial" w:eastAsia="Times New Roman" w:hAnsi="Arial" w:cs="Arial"/>
          <w:lang w:val="en-US" w:eastAsia="en-NL"/>
        </w:rPr>
        <w:br w:type="page"/>
      </w:r>
    </w:p>
    <w:p w14:paraId="1F466704" w14:textId="77777777" w:rsidR="00B87775" w:rsidRDefault="00B87775" w:rsidP="00B87775">
      <w:pPr>
        <w:spacing w:after="0" w:line="480" w:lineRule="auto"/>
        <w:rPr>
          <w:ins w:id="0" w:author="Nick ." w:date="2021-05-09T17:13:00Z"/>
          <w:rFonts w:ascii="Arial" w:eastAsia="Times New Roman" w:hAnsi="Arial" w:cs="Arial"/>
          <w:b/>
          <w:bCs/>
          <w:lang w:val="en-US" w:eastAsia="en-NL"/>
        </w:rPr>
      </w:pPr>
      <w:r w:rsidRPr="00B87775">
        <w:rPr>
          <w:rFonts w:ascii="Arial" w:eastAsia="Times New Roman" w:hAnsi="Arial" w:cs="Arial"/>
          <w:b/>
          <w:bCs/>
          <w:lang w:val="en-US" w:eastAsia="en-NL"/>
        </w:rPr>
        <w:lastRenderedPageBreak/>
        <w:t>Citations</w:t>
      </w:r>
    </w:p>
    <w:p w14:paraId="4AC86A2F" w14:textId="77777777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r w:rsidRPr="00B87775">
        <w:rPr>
          <w:shd w:val="clear" w:color="auto" w:fill="FFFFFF"/>
        </w:rPr>
        <w:t>Bollen Y, Post J, Koo BK, Snippert HJG. How to create state-of-the-art genetic model systems: strategies for optimal CRISPR-mediated genome editing. </w:t>
      </w:r>
      <w:r w:rsidRPr="00B87775">
        <w:rPr>
          <w:i/>
          <w:iCs/>
          <w:shd w:val="clear" w:color="auto" w:fill="FFFFFF"/>
        </w:rPr>
        <w:t>Nucleic Acids Res</w:t>
      </w:r>
      <w:r w:rsidRPr="00B87775">
        <w:rPr>
          <w:shd w:val="clear" w:color="auto" w:fill="FFFFFF"/>
        </w:rPr>
        <w:t>. 2018;46(13):6435-6454. doi:10.1093/nar/gky571</w:t>
      </w:r>
    </w:p>
    <w:p w14:paraId="21E7A1AA" w14:textId="77777777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proofErr w:type="spellStart"/>
      <w:r w:rsidRPr="00B87775">
        <w:rPr>
          <w:shd w:val="clear" w:color="auto" w:fill="FFFFFF"/>
          <w:lang w:val="en-US"/>
        </w:rPr>
        <w:t>Cranfill</w:t>
      </w:r>
      <w:proofErr w:type="spellEnd"/>
      <w:r w:rsidRPr="00B87775">
        <w:rPr>
          <w:shd w:val="clear" w:color="auto" w:fill="FFFFFF"/>
          <w:lang w:val="en-US"/>
        </w:rPr>
        <w:t xml:space="preserve"> PJ, Sell BR, Baird MA, et al. </w:t>
      </w:r>
      <w:r w:rsidRPr="00B87775">
        <w:rPr>
          <w:shd w:val="clear" w:color="auto" w:fill="FFFFFF"/>
        </w:rPr>
        <w:t>Quantitative assessment of fluorescent proteins. </w:t>
      </w:r>
      <w:r w:rsidRPr="00B87775">
        <w:rPr>
          <w:i/>
          <w:iCs/>
          <w:shd w:val="clear" w:color="auto" w:fill="FFFFFF"/>
        </w:rPr>
        <w:t>Nat Methods</w:t>
      </w:r>
      <w:r w:rsidRPr="00B87775">
        <w:rPr>
          <w:shd w:val="clear" w:color="auto" w:fill="FFFFFF"/>
        </w:rPr>
        <w:t>. 2016;13(7):557-562. doi:10.1038/nmeth.3891</w:t>
      </w:r>
    </w:p>
    <w:p w14:paraId="5E4CE17E" w14:textId="77777777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r w:rsidRPr="00B87775">
        <w:rPr>
          <w:shd w:val="clear" w:color="auto" w:fill="FFFFFF"/>
          <w:lang w:val="en-US"/>
        </w:rPr>
        <w:t xml:space="preserve">Fu Y, Sander JD, </w:t>
      </w:r>
      <w:proofErr w:type="spellStart"/>
      <w:r w:rsidRPr="00B87775">
        <w:rPr>
          <w:shd w:val="clear" w:color="auto" w:fill="FFFFFF"/>
          <w:lang w:val="en-US"/>
        </w:rPr>
        <w:t>Reyon</w:t>
      </w:r>
      <w:proofErr w:type="spellEnd"/>
      <w:r w:rsidRPr="00B87775">
        <w:rPr>
          <w:shd w:val="clear" w:color="auto" w:fill="FFFFFF"/>
          <w:lang w:val="en-US"/>
        </w:rPr>
        <w:t xml:space="preserve"> D, Cascio VM, </w:t>
      </w:r>
      <w:proofErr w:type="spellStart"/>
      <w:r w:rsidRPr="00B87775">
        <w:rPr>
          <w:shd w:val="clear" w:color="auto" w:fill="FFFFFF"/>
          <w:lang w:val="en-US"/>
        </w:rPr>
        <w:t>Joung</w:t>
      </w:r>
      <w:proofErr w:type="spellEnd"/>
      <w:r w:rsidRPr="00B87775">
        <w:rPr>
          <w:shd w:val="clear" w:color="auto" w:fill="FFFFFF"/>
          <w:lang w:val="en-US"/>
        </w:rPr>
        <w:t xml:space="preserve"> JK. </w:t>
      </w:r>
      <w:r w:rsidRPr="00B87775">
        <w:rPr>
          <w:shd w:val="clear" w:color="auto" w:fill="FFFFFF"/>
        </w:rPr>
        <w:t>Improving CRISPR-Cas nuclease specificity using truncated guide RNAs. </w:t>
      </w:r>
      <w:r w:rsidRPr="00B87775">
        <w:rPr>
          <w:i/>
          <w:iCs/>
          <w:shd w:val="clear" w:color="auto" w:fill="FFFFFF"/>
        </w:rPr>
        <w:t>Nat Biotechnol</w:t>
      </w:r>
      <w:r w:rsidRPr="00B87775">
        <w:rPr>
          <w:shd w:val="clear" w:color="auto" w:fill="FFFFFF"/>
        </w:rPr>
        <w:t>. 2014;32(3):279-284. doi:10.1038/nbt.2808</w:t>
      </w:r>
    </w:p>
    <w:p w14:paraId="60F1D961" w14:textId="77777777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r w:rsidRPr="00B87775">
        <w:rPr>
          <w:shd w:val="clear" w:color="auto" w:fill="FFFFFF"/>
        </w:rPr>
        <w:t>Chen X, Janssen JM, Liu J, et al. In trans paired nicking triggers seamless genome editing without double-stranded DNA cutting. </w:t>
      </w:r>
      <w:r w:rsidRPr="00B87775">
        <w:rPr>
          <w:i/>
          <w:iCs/>
          <w:shd w:val="clear" w:color="auto" w:fill="FFFFFF"/>
        </w:rPr>
        <w:t>Nat Commun</w:t>
      </w:r>
      <w:r w:rsidRPr="00B87775">
        <w:rPr>
          <w:shd w:val="clear" w:color="auto" w:fill="FFFFFF"/>
        </w:rPr>
        <w:t>. 2017;8(1):657. Published 2017 Sep 22. doi:10.1038/s41467-017-00687-1</w:t>
      </w:r>
    </w:p>
    <w:p w14:paraId="76953D3F" w14:textId="77777777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r w:rsidRPr="00B87775">
        <w:rPr>
          <w:shd w:val="clear" w:color="auto" w:fill="FFFFFF"/>
        </w:rPr>
        <w:t xml:space="preserve">Zhang JP, Li XL, Li GH, et al. </w:t>
      </w:r>
      <w:proofErr w:type="spellStart"/>
      <w:r w:rsidRPr="00B87775">
        <w:rPr>
          <w:shd w:val="clear" w:color="auto" w:fill="FFFFFF"/>
        </w:rPr>
        <w:t>Efficient</w:t>
      </w:r>
      <w:proofErr w:type="spellEnd"/>
      <w:r w:rsidRPr="00B87775">
        <w:rPr>
          <w:shd w:val="clear" w:color="auto" w:fill="FFFFFF"/>
        </w:rPr>
        <w:t xml:space="preserve"> </w:t>
      </w:r>
      <w:proofErr w:type="spellStart"/>
      <w:r w:rsidRPr="00B87775">
        <w:rPr>
          <w:shd w:val="clear" w:color="auto" w:fill="FFFFFF"/>
        </w:rPr>
        <w:t>precise</w:t>
      </w:r>
      <w:proofErr w:type="spellEnd"/>
      <w:r w:rsidRPr="00B87775">
        <w:rPr>
          <w:shd w:val="clear" w:color="auto" w:fill="FFFFFF"/>
        </w:rPr>
        <w:t xml:space="preserve"> </w:t>
      </w:r>
      <w:proofErr w:type="spellStart"/>
      <w:r w:rsidRPr="00B87775">
        <w:rPr>
          <w:shd w:val="clear" w:color="auto" w:fill="FFFFFF"/>
        </w:rPr>
        <w:t>knockin</w:t>
      </w:r>
      <w:proofErr w:type="spellEnd"/>
      <w:r w:rsidRPr="00B87775">
        <w:rPr>
          <w:shd w:val="clear" w:color="auto" w:fill="FFFFFF"/>
        </w:rPr>
        <w:t xml:space="preserve"> </w:t>
      </w:r>
      <w:proofErr w:type="spellStart"/>
      <w:r w:rsidRPr="00B87775">
        <w:rPr>
          <w:shd w:val="clear" w:color="auto" w:fill="FFFFFF"/>
        </w:rPr>
        <w:t>with</w:t>
      </w:r>
      <w:proofErr w:type="spellEnd"/>
      <w:r w:rsidRPr="00B87775">
        <w:rPr>
          <w:shd w:val="clear" w:color="auto" w:fill="FFFFFF"/>
        </w:rPr>
        <w:t xml:space="preserve"> a double cut HDR donor after CRISPR/Cas9-mediated double-stranded DNA cleavage. </w:t>
      </w:r>
      <w:r w:rsidRPr="00B87775">
        <w:rPr>
          <w:i/>
          <w:iCs/>
          <w:shd w:val="clear" w:color="auto" w:fill="FFFFFF"/>
        </w:rPr>
        <w:t>Genome Biol</w:t>
      </w:r>
      <w:r w:rsidRPr="00B87775">
        <w:rPr>
          <w:shd w:val="clear" w:color="auto" w:fill="FFFFFF"/>
        </w:rPr>
        <w:t>. 2017;18(1):35. Published 2017 Feb 20. doi:10.1186/s13059-017-1164-8</w:t>
      </w:r>
    </w:p>
    <w:p w14:paraId="006D988E" w14:textId="71A8A4CA" w:rsidR="00B87775" w:rsidRPr="00B87775" w:rsidRDefault="00B87775" w:rsidP="00B87775">
      <w:pPr>
        <w:pStyle w:val="ListParagraph"/>
        <w:numPr>
          <w:ilvl w:val="0"/>
          <w:numId w:val="7"/>
        </w:numPr>
        <w:spacing w:after="0" w:line="480" w:lineRule="auto"/>
        <w:rPr>
          <w:rFonts w:eastAsia="Times New Roman"/>
          <w:lang w:eastAsia="en-NL"/>
        </w:rPr>
      </w:pPr>
      <w:r w:rsidRPr="00B87775">
        <w:rPr>
          <w:shd w:val="clear" w:color="auto" w:fill="FFFFFF"/>
        </w:rPr>
        <w:t>Yao X, Wang X, Hu X, et al. Homology-mediated end joining-based targeted integration using CRISPR/Cas9. </w:t>
      </w:r>
      <w:r w:rsidRPr="00B87775">
        <w:rPr>
          <w:i/>
          <w:iCs/>
          <w:shd w:val="clear" w:color="auto" w:fill="FFFFFF"/>
        </w:rPr>
        <w:t>Cell Res</w:t>
      </w:r>
      <w:r w:rsidRPr="00B87775">
        <w:rPr>
          <w:shd w:val="clear" w:color="auto" w:fill="FFFFFF"/>
        </w:rPr>
        <w:t>. 2017;27(6):801-814. doi:10.1038/cr.2017.76</w:t>
      </w:r>
    </w:p>
    <w:sectPr w:rsidR="00B87775" w:rsidRPr="00B87775" w:rsidSect="00C6370B">
      <w:pgSz w:w="11906" w:h="16838"/>
      <w:pgMar w:top="1417" w:right="1417" w:bottom="1417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434C"/>
    <w:multiLevelType w:val="multilevel"/>
    <w:tmpl w:val="97B6A24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857D5D"/>
    <w:multiLevelType w:val="hybridMultilevel"/>
    <w:tmpl w:val="678A8A94"/>
    <w:lvl w:ilvl="0" w:tplc="C3B6CA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52949"/>
    <w:multiLevelType w:val="hybridMultilevel"/>
    <w:tmpl w:val="9FCA9C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1154E"/>
    <w:multiLevelType w:val="hybridMultilevel"/>
    <w:tmpl w:val="5DDC46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684C9A"/>
    <w:multiLevelType w:val="hybridMultilevel"/>
    <w:tmpl w:val="7F52E81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95D86"/>
    <w:multiLevelType w:val="hybridMultilevel"/>
    <w:tmpl w:val="1CEA7D2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63110"/>
    <w:multiLevelType w:val="hybridMultilevel"/>
    <w:tmpl w:val="9CE8EAA0"/>
    <w:lvl w:ilvl="0" w:tplc="8C807764">
      <w:start w:val="1"/>
      <w:numFmt w:val="decimal"/>
      <w:lvlText w:val="%1."/>
      <w:lvlJc w:val="left"/>
      <w:pPr>
        <w:ind w:left="567" w:hanging="567"/>
      </w:pPr>
      <w:rPr>
        <w:rFonts w:asciiTheme="minorHAnsi" w:hAnsiTheme="minorHAnsi" w:cstheme="minorBidi" w:hint="default"/>
        <w:color w:val="auto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k .">
    <w15:presenceInfo w15:providerId="None" w15:userId="Nick 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cleic Acids Re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ve9ttzw1xsswaesap0vwfr2v0fspa9frzxa&quot;&gt;My EndNote Library&lt;record-ids&gt;&lt;item&gt;82&lt;/item&gt;&lt;item&gt;196&lt;/item&gt;&lt;item&gt;197&lt;/item&gt;&lt;/record-ids&gt;&lt;/item&gt;&lt;/Libraries&gt;"/>
  </w:docVars>
  <w:rsids>
    <w:rsidRoot w:val="00425E60"/>
    <w:rsid w:val="00010FEA"/>
    <w:rsid w:val="00021996"/>
    <w:rsid w:val="00025BFF"/>
    <w:rsid w:val="00030FAC"/>
    <w:rsid w:val="00035F06"/>
    <w:rsid w:val="0004744E"/>
    <w:rsid w:val="000563F4"/>
    <w:rsid w:val="000646EF"/>
    <w:rsid w:val="0007092E"/>
    <w:rsid w:val="000A6343"/>
    <w:rsid w:val="000A74D0"/>
    <w:rsid w:val="000C11C0"/>
    <w:rsid w:val="000D51D3"/>
    <w:rsid w:val="000E68BC"/>
    <w:rsid w:val="00102E68"/>
    <w:rsid w:val="00107ED8"/>
    <w:rsid w:val="0014692A"/>
    <w:rsid w:val="00150794"/>
    <w:rsid w:val="00165D38"/>
    <w:rsid w:val="00172505"/>
    <w:rsid w:val="00173934"/>
    <w:rsid w:val="00173F2B"/>
    <w:rsid w:val="0018169E"/>
    <w:rsid w:val="001C5ED3"/>
    <w:rsid w:val="001D2098"/>
    <w:rsid w:val="001D2FCB"/>
    <w:rsid w:val="001E1075"/>
    <w:rsid w:val="00206CBC"/>
    <w:rsid w:val="00207763"/>
    <w:rsid w:val="00211586"/>
    <w:rsid w:val="00217C27"/>
    <w:rsid w:val="00235ADB"/>
    <w:rsid w:val="00236FA9"/>
    <w:rsid w:val="00245CA2"/>
    <w:rsid w:val="002604BD"/>
    <w:rsid w:val="00263441"/>
    <w:rsid w:val="00263DAC"/>
    <w:rsid w:val="002A28A1"/>
    <w:rsid w:val="002A2B9C"/>
    <w:rsid w:val="002A5961"/>
    <w:rsid w:val="002A6B75"/>
    <w:rsid w:val="002B0B8B"/>
    <w:rsid w:val="003262F8"/>
    <w:rsid w:val="00335E02"/>
    <w:rsid w:val="00385C7D"/>
    <w:rsid w:val="00387656"/>
    <w:rsid w:val="003979F2"/>
    <w:rsid w:val="003A7DC8"/>
    <w:rsid w:val="003B0DEA"/>
    <w:rsid w:val="003B1B58"/>
    <w:rsid w:val="003B2A1B"/>
    <w:rsid w:val="003E7EF9"/>
    <w:rsid w:val="003F7CDB"/>
    <w:rsid w:val="0040396E"/>
    <w:rsid w:val="004046B3"/>
    <w:rsid w:val="00425E60"/>
    <w:rsid w:val="0043772C"/>
    <w:rsid w:val="00461267"/>
    <w:rsid w:val="0047109C"/>
    <w:rsid w:val="004714AE"/>
    <w:rsid w:val="0048245C"/>
    <w:rsid w:val="004914CA"/>
    <w:rsid w:val="00494C05"/>
    <w:rsid w:val="004E0C32"/>
    <w:rsid w:val="004E7C6A"/>
    <w:rsid w:val="004F5F05"/>
    <w:rsid w:val="00502AFB"/>
    <w:rsid w:val="0050661C"/>
    <w:rsid w:val="0051345E"/>
    <w:rsid w:val="00522E13"/>
    <w:rsid w:val="00527EFE"/>
    <w:rsid w:val="00532BC7"/>
    <w:rsid w:val="005349D4"/>
    <w:rsid w:val="005564FB"/>
    <w:rsid w:val="00577249"/>
    <w:rsid w:val="005906C7"/>
    <w:rsid w:val="005A58D6"/>
    <w:rsid w:val="005B7718"/>
    <w:rsid w:val="005C4D3B"/>
    <w:rsid w:val="005D04FD"/>
    <w:rsid w:val="005D4457"/>
    <w:rsid w:val="005D5D40"/>
    <w:rsid w:val="005D7FFB"/>
    <w:rsid w:val="005E4A4B"/>
    <w:rsid w:val="005F5081"/>
    <w:rsid w:val="005F539E"/>
    <w:rsid w:val="00601DA8"/>
    <w:rsid w:val="00605029"/>
    <w:rsid w:val="00607A49"/>
    <w:rsid w:val="006132C2"/>
    <w:rsid w:val="006221B9"/>
    <w:rsid w:val="006272FA"/>
    <w:rsid w:val="00636C77"/>
    <w:rsid w:val="00644BB7"/>
    <w:rsid w:val="0065004F"/>
    <w:rsid w:val="00657FD0"/>
    <w:rsid w:val="00676038"/>
    <w:rsid w:val="006774D7"/>
    <w:rsid w:val="006A1A8D"/>
    <w:rsid w:val="00703D7C"/>
    <w:rsid w:val="00743365"/>
    <w:rsid w:val="00743667"/>
    <w:rsid w:val="00754A30"/>
    <w:rsid w:val="00755EC7"/>
    <w:rsid w:val="00767649"/>
    <w:rsid w:val="0077540D"/>
    <w:rsid w:val="00796C34"/>
    <w:rsid w:val="007D1716"/>
    <w:rsid w:val="007E2B0B"/>
    <w:rsid w:val="007E6EE0"/>
    <w:rsid w:val="00805181"/>
    <w:rsid w:val="00805A49"/>
    <w:rsid w:val="008134EC"/>
    <w:rsid w:val="00823EC4"/>
    <w:rsid w:val="00836C49"/>
    <w:rsid w:val="008A02C0"/>
    <w:rsid w:val="008A6261"/>
    <w:rsid w:val="008A6AA3"/>
    <w:rsid w:val="008B0F98"/>
    <w:rsid w:val="008E28FE"/>
    <w:rsid w:val="008F272E"/>
    <w:rsid w:val="00921681"/>
    <w:rsid w:val="00963852"/>
    <w:rsid w:val="00967039"/>
    <w:rsid w:val="00974A8A"/>
    <w:rsid w:val="00981EF8"/>
    <w:rsid w:val="00983C71"/>
    <w:rsid w:val="00997218"/>
    <w:rsid w:val="009C02D2"/>
    <w:rsid w:val="009D057B"/>
    <w:rsid w:val="009E0FA2"/>
    <w:rsid w:val="009F3807"/>
    <w:rsid w:val="00A01540"/>
    <w:rsid w:val="00A23999"/>
    <w:rsid w:val="00A45F2A"/>
    <w:rsid w:val="00A51170"/>
    <w:rsid w:val="00A513F5"/>
    <w:rsid w:val="00A74551"/>
    <w:rsid w:val="00A878D3"/>
    <w:rsid w:val="00A934D4"/>
    <w:rsid w:val="00A94B32"/>
    <w:rsid w:val="00AB5535"/>
    <w:rsid w:val="00AC495D"/>
    <w:rsid w:val="00AD097A"/>
    <w:rsid w:val="00AD65EE"/>
    <w:rsid w:val="00AE03DE"/>
    <w:rsid w:val="00AE4F1D"/>
    <w:rsid w:val="00AF497F"/>
    <w:rsid w:val="00B02BF6"/>
    <w:rsid w:val="00B05E89"/>
    <w:rsid w:val="00B218CD"/>
    <w:rsid w:val="00B33DDD"/>
    <w:rsid w:val="00B52CC5"/>
    <w:rsid w:val="00B61F3E"/>
    <w:rsid w:val="00B771EC"/>
    <w:rsid w:val="00B77322"/>
    <w:rsid w:val="00B83677"/>
    <w:rsid w:val="00B86C4C"/>
    <w:rsid w:val="00B87775"/>
    <w:rsid w:val="00B9552A"/>
    <w:rsid w:val="00BA0861"/>
    <w:rsid w:val="00BB3D27"/>
    <w:rsid w:val="00BC53C3"/>
    <w:rsid w:val="00BD0C1C"/>
    <w:rsid w:val="00BE6707"/>
    <w:rsid w:val="00BE7EDA"/>
    <w:rsid w:val="00BF077F"/>
    <w:rsid w:val="00C02940"/>
    <w:rsid w:val="00C05954"/>
    <w:rsid w:val="00C10B14"/>
    <w:rsid w:val="00C24007"/>
    <w:rsid w:val="00C26D46"/>
    <w:rsid w:val="00C410DB"/>
    <w:rsid w:val="00C452B3"/>
    <w:rsid w:val="00C550D3"/>
    <w:rsid w:val="00C6370B"/>
    <w:rsid w:val="00C73BE7"/>
    <w:rsid w:val="00C7554D"/>
    <w:rsid w:val="00C8609A"/>
    <w:rsid w:val="00C90FFA"/>
    <w:rsid w:val="00CA5948"/>
    <w:rsid w:val="00CB5AAB"/>
    <w:rsid w:val="00CD02D3"/>
    <w:rsid w:val="00CD17BF"/>
    <w:rsid w:val="00D00342"/>
    <w:rsid w:val="00D11309"/>
    <w:rsid w:val="00D14CFF"/>
    <w:rsid w:val="00D20E34"/>
    <w:rsid w:val="00D22770"/>
    <w:rsid w:val="00D25F05"/>
    <w:rsid w:val="00D26B91"/>
    <w:rsid w:val="00D3380F"/>
    <w:rsid w:val="00D401C5"/>
    <w:rsid w:val="00D4506D"/>
    <w:rsid w:val="00D50E91"/>
    <w:rsid w:val="00D549E4"/>
    <w:rsid w:val="00D749A2"/>
    <w:rsid w:val="00DA53B9"/>
    <w:rsid w:val="00DB55CC"/>
    <w:rsid w:val="00DC0949"/>
    <w:rsid w:val="00DC13A4"/>
    <w:rsid w:val="00DC2020"/>
    <w:rsid w:val="00DD1362"/>
    <w:rsid w:val="00DD4050"/>
    <w:rsid w:val="00E14044"/>
    <w:rsid w:val="00E24AE0"/>
    <w:rsid w:val="00E25B68"/>
    <w:rsid w:val="00E26DB6"/>
    <w:rsid w:val="00E32A80"/>
    <w:rsid w:val="00E565AE"/>
    <w:rsid w:val="00E67F34"/>
    <w:rsid w:val="00E82CD0"/>
    <w:rsid w:val="00E8752B"/>
    <w:rsid w:val="00EB4273"/>
    <w:rsid w:val="00EB6D3E"/>
    <w:rsid w:val="00ED46C2"/>
    <w:rsid w:val="00EE72AA"/>
    <w:rsid w:val="00EF212F"/>
    <w:rsid w:val="00F00D68"/>
    <w:rsid w:val="00F248EC"/>
    <w:rsid w:val="00F26DB2"/>
    <w:rsid w:val="00F434BB"/>
    <w:rsid w:val="00F46703"/>
    <w:rsid w:val="00F51FB3"/>
    <w:rsid w:val="00F77447"/>
    <w:rsid w:val="00F85143"/>
    <w:rsid w:val="00FA30B1"/>
    <w:rsid w:val="00FC405E"/>
    <w:rsid w:val="00FC61DE"/>
    <w:rsid w:val="00F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CF15"/>
  <w15:chartTrackingRefBased/>
  <w15:docId w15:val="{3A85AA0C-0152-4CDC-A029-27E26FC4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425E60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25E60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25E60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25E60"/>
    <w:rPr>
      <w:rFonts w:ascii="Calibri" w:hAnsi="Calibri"/>
      <w:noProof/>
      <w:lang w:val="en-US"/>
    </w:rPr>
  </w:style>
  <w:style w:type="paragraph" w:styleId="NoSpacing">
    <w:name w:val="No Spacing"/>
    <w:link w:val="NoSpacingChar"/>
    <w:uiPriority w:val="1"/>
    <w:qFormat/>
    <w:rsid w:val="00EF212F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EF212F"/>
    <w:rPr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C6370B"/>
  </w:style>
  <w:style w:type="character" w:styleId="CommentReference">
    <w:name w:val="annotation reference"/>
    <w:basedOn w:val="DefaultParagraphFont"/>
    <w:uiPriority w:val="99"/>
    <w:semiHidden/>
    <w:unhideWhenUsed/>
    <w:rsid w:val="00D20E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E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E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E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E3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B2A1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E03DE"/>
    <w:rPr>
      <w:i/>
      <w:iCs/>
    </w:rPr>
  </w:style>
  <w:style w:type="paragraph" w:styleId="Revision">
    <w:name w:val="Revision"/>
    <w:hidden/>
    <w:uiPriority w:val="99"/>
    <w:semiHidden/>
    <w:rsid w:val="005D7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C29D2-4B44-4158-98F1-135ECDFC2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2312</Words>
  <Characters>13184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UMC Utrecht</Company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Yannik Bollen</dc:creator>
  <cp:keywords/>
  <dc:description/>
  <cp:lastModifiedBy>Joris</cp:lastModifiedBy>
  <cp:revision>8</cp:revision>
  <dcterms:created xsi:type="dcterms:W3CDTF">2021-05-09T06:07:00Z</dcterms:created>
  <dcterms:modified xsi:type="dcterms:W3CDTF">2021-11-11T17:49:00Z</dcterms:modified>
</cp:coreProperties>
</file>